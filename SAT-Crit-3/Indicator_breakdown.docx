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4653E" w14:textId="237F26BE" w:rsidR="00274B36" w:rsidRPr="00F439FA" w:rsidRDefault="00B06A66" w:rsidP="00274B36">
      <w:pPr>
        <w:rPr>
          <w:rFonts w:ascii="Times New Roman" w:hAnsi="Times New Roman" w:cs="Times New Roman"/>
          <w:b/>
          <w:bCs/>
          <w:i/>
          <w:iCs/>
          <w:color w:val="00B0F0"/>
          <w:sz w:val="52"/>
          <w:szCs w:val="52"/>
          <w:rPrChange w:id="0" w:author="Mohammed Zafar" w:date="2024-04-26T13:55:00Z">
            <w:rPr>
              <w:rFonts w:ascii="Times New Roman" w:hAnsi="Times New Roman" w:cs="Times New Roman"/>
              <w:b/>
              <w:bCs/>
              <w:i/>
              <w:iCs/>
              <w:sz w:val="52"/>
              <w:szCs w:val="52"/>
            </w:rPr>
          </w:rPrChange>
        </w:rPr>
      </w:pPr>
      <w:r w:rsidRPr="00F439FA">
        <w:rPr>
          <w:rFonts w:ascii="Times New Roman" w:hAnsi="Times New Roman" w:cs="Times New Roman"/>
          <w:b/>
          <w:bCs/>
          <w:i/>
          <w:iCs/>
          <w:color w:val="00B0F0"/>
          <w:sz w:val="52"/>
          <w:szCs w:val="52"/>
          <w:rPrChange w:id="1" w:author="Mohammed Zafar" w:date="2024-04-26T13:55:00Z">
            <w:rPr>
              <w:rFonts w:ascii="Times New Roman" w:hAnsi="Times New Roman" w:cs="Times New Roman"/>
              <w:b/>
              <w:bCs/>
              <w:i/>
              <w:iCs/>
              <w:sz w:val="52"/>
              <w:szCs w:val="52"/>
            </w:rPr>
          </w:rPrChange>
        </w:rPr>
        <w:t>Analysis Report, SAT Criterion 3</w:t>
      </w:r>
    </w:p>
    <w:p w14:paraId="2DB0AFFA" w14:textId="2E83F416" w:rsidR="00B06A66" w:rsidRPr="00F439FA" w:rsidRDefault="00B06A66" w:rsidP="00274B36">
      <w:pPr>
        <w:rPr>
          <w:rFonts w:ascii="Times New Roman" w:hAnsi="Times New Roman" w:cs="Times New Roman"/>
          <w:b/>
          <w:bCs/>
          <w:i/>
          <w:iCs/>
          <w:color w:val="00B0F0"/>
          <w:sz w:val="52"/>
          <w:szCs w:val="52"/>
          <w:rPrChange w:id="2" w:author="Mohammed Zafar" w:date="2024-04-26T13:55:00Z">
            <w:rPr>
              <w:rFonts w:ascii="Times New Roman" w:hAnsi="Times New Roman" w:cs="Times New Roman"/>
              <w:b/>
              <w:bCs/>
              <w:i/>
              <w:iCs/>
              <w:sz w:val="52"/>
              <w:szCs w:val="52"/>
            </w:rPr>
          </w:rPrChange>
        </w:rPr>
      </w:pPr>
      <w:r w:rsidRPr="00F439FA">
        <w:rPr>
          <w:rFonts w:ascii="Times New Roman" w:hAnsi="Times New Roman" w:cs="Times New Roman"/>
          <w:b/>
          <w:bCs/>
          <w:i/>
          <w:iCs/>
          <w:color w:val="00B0F0"/>
          <w:sz w:val="52"/>
          <w:szCs w:val="52"/>
          <w:rPrChange w:id="3" w:author="Mohammed Zafar" w:date="2024-04-26T13:55:00Z">
            <w:rPr>
              <w:rFonts w:ascii="Times New Roman" w:hAnsi="Times New Roman" w:cs="Times New Roman"/>
              <w:b/>
              <w:bCs/>
              <w:i/>
              <w:iCs/>
              <w:sz w:val="52"/>
              <w:szCs w:val="52"/>
            </w:rPr>
          </w:rPrChange>
        </w:rPr>
        <w:t>By Mohammed Zafar</w:t>
      </w:r>
    </w:p>
    <w:p w14:paraId="4879E733" w14:textId="77777777" w:rsidR="00B06A66" w:rsidRDefault="00B06A66" w:rsidP="00274B36">
      <w:pPr>
        <w:rPr>
          <w:rFonts w:ascii="Times New Roman" w:hAnsi="Times New Roman" w:cs="Times New Roman"/>
        </w:rPr>
      </w:pPr>
    </w:p>
    <w:p w14:paraId="3EC99291" w14:textId="77777777" w:rsidR="00B06A66" w:rsidRDefault="00B06A66" w:rsidP="00274B36">
      <w:pPr>
        <w:rPr>
          <w:rFonts w:ascii="Times New Roman" w:hAnsi="Times New Roman" w:cs="Times New Roman"/>
        </w:rPr>
      </w:pPr>
    </w:p>
    <w:p w14:paraId="24C1539A" w14:textId="77777777" w:rsidR="00B06A66" w:rsidRDefault="00B06A66" w:rsidP="00274B36">
      <w:pPr>
        <w:rPr>
          <w:rFonts w:ascii="Times New Roman" w:hAnsi="Times New Roman" w:cs="Times New Roman"/>
        </w:rPr>
      </w:pPr>
    </w:p>
    <w:p w14:paraId="49B49709" w14:textId="2BD1EEF2" w:rsidR="00B06A66" w:rsidRDefault="002B06B0" w:rsidP="00274B36">
      <w:pPr>
        <w:rPr>
          <w:rFonts w:ascii="Times New Roman" w:hAnsi="Times New Roman" w:cs="Times New Roman"/>
        </w:rPr>
      </w:pPr>
      <w:r>
        <w:rPr>
          <w:rFonts w:ascii="Times New Roman" w:hAnsi="Times New Roman" w:cs="Times New Roman"/>
          <w:noProof/>
        </w:rPr>
        <w:drawing>
          <wp:inline distT="0" distB="0" distL="0" distR="0" wp14:anchorId="2FC878C8" wp14:editId="7C3BB6BD">
            <wp:extent cx="2860243" cy="4602959"/>
            <wp:effectExtent l="0" t="0" r="0" b="0"/>
            <wp:docPr id="1009415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5149" name="Picture 10094151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9112" cy="4617232"/>
                    </a:xfrm>
                    <a:prstGeom prst="rect">
                      <a:avLst/>
                    </a:prstGeom>
                  </pic:spPr>
                </pic:pic>
              </a:graphicData>
            </a:graphic>
          </wp:inline>
        </w:drawing>
      </w:r>
    </w:p>
    <w:p w14:paraId="669DF381" w14:textId="7B8634C9" w:rsidR="00B06A66" w:rsidRDefault="00B06A66" w:rsidP="00274B36">
      <w:pPr>
        <w:rPr>
          <w:rFonts w:ascii="Times New Roman" w:hAnsi="Times New Roman" w:cs="Times New Roman"/>
        </w:rPr>
      </w:pPr>
    </w:p>
    <w:p w14:paraId="0A29EDFB" w14:textId="04A207AA" w:rsidR="002B06B0" w:rsidRPr="00F439FA" w:rsidRDefault="002B06B0" w:rsidP="00F439FA">
      <w:pPr>
        <w:pStyle w:val="NormalWeb"/>
        <w:spacing w:before="0" w:beforeAutospacing="0" w:after="0" w:afterAutospacing="0" w:line="480" w:lineRule="atLeast"/>
        <w:ind w:left="720" w:hanging="720"/>
        <w:rPr>
          <w:rStyle w:val="Hyperlink"/>
          <w:color w:val="000000"/>
          <w:u w:val="none"/>
        </w:rPr>
      </w:pPr>
      <w:r w:rsidRPr="00E44859">
        <w:rPr>
          <w:color w:val="FF0000"/>
        </w:rPr>
        <w:t>Reference</w:t>
      </w:r>
      <w:r w:rsidRPr="00F439FA">
        <w:t xml:space="preserve">: </w:t>
      </w:r>
      <w:proofErr w:type="spellStart"/>
      <w:proofErr w:type="gramStart"/>
      <w:r w:rsidR="00F439FA" w:rsidRPr="00F439FA">
        <w:rPr>
          <w:i/>
          <w:iCs/>
          <w:color w:val="000000"/>
        </w:rPr>
        <w:t>Category:Quality</w:t>
      </w:r>
      <w:proofErr w:type="spellEnd"/>
      <w:proofErr w:type="gramEnd"/>
      <w:r w:rsidR="00F439FA" w:rsidRPr="00F439FA">
        <w:rPr>
          <w:i/>
          <w:iCs/>
          <w:color w:val="000000"/>
        </w:rPr>
        <w:t xml:space="preserve"> images of tennis - Wikimedia Commons</w:t>
      </w:r>
      <w:r w:rsidR="00F439FA" w:rsidRPr="00F439FA">
        <w:rPr>
          <w:color w:val="000000"/>
        </w:rPr>
        <w:t xml:space="preserve">. (n.d.). Commons.wikimedia.org. Retrieved April 26, 2024, from </w:t>
      </w:r>
      <w:proofErr w:type="gramStart"/>
      <w:r w:rsidR="00F439FA" w:rsidRPr="00F439FA">
        <w:rPr>
          <w:color w:val="000000"/>
        </w:rPr>
        <w:t>https://commons.wikimedia.org/wiki/Category:Quality_images_of_tennis#/media/File:Javier_Mart%C3%AD_-_Masters_de_Madrid_2015_-_05.jpg</w:t>
      </w:r>
      <w:proofErr w:type="gramEnd"/>
    </w:p>
    <w:p w14:paraId="29DE6767" w14:textId="77777777" w:rsidR="002B06B0" w:rsidRDefault="002B06B0" w:rsidP="00274B36">
      <w:pPr>
        <w:rPr>
          <w:rFonts w:ascii="Times New Roman" w:hAnsi="Times New Roman" w:cs="Times New Roman"/>
        </w:rPr>
      </w:pPr>
    </w:p>
    <w:p w14:paraId="20A876C7" w14:textId="5F6D07EF" w:rsidR="002B06B0" w:rsidRPr="002B06B0" w:rsidRDefault="002B06B0" w:rsidP="002B06B0">
      <w:pPr>
        <w:pStyle w:val="NormalWeb"/>
        <w:spacing w:before="0" w:beforeAutospacing="0" w:after="0" w:afterAutospacing="0" w:line="420" w:lineRule="atLeast"/>
      </w:pPr>
      <w:r w:rsidRPr="002B06B0">
        <w:rPr>
          <w:b/>
          <w:bCs/>
          <w:color w:val="FF0000"/>
        </w:rPr>
        <w:t>Research Question:</w:t>
      </w:r>
      <w:r w:rsidRPr="002B06B0">
        <w:rPr>
          <w:color w:val="FF0000"/>
        </w:rPr>
        <w:t xml:space="preserve"> </w:t>
      </w:r>
      <w:r w:rsidRPr="002B06B0">
        <w:t xml:space="preserve">The Universal Tennis Rating or UTR for short is an algorithm used to assess the skills and talent of tennis players. Is UTR substantial for measuring </w:t>
      </w:r>
      <w:r>
        <w:t xml:space="preserve">the </w:t>
      </w:r>
      <w:r w:rsidRPr="002B06B0">
        <w:t xml:space="preserve">talent of tennis players vs other parameters that are better for measuring different skills? </w:t>
      </w:r>
    </w:p>
    <w:p w14:paraId="79E17214" w14:textId="77777777" w:rsidR="002B06B0" w:rsidRPr="002B06B0" w:rsidRDefault="002B06B0" w:rsidP="002B06B0">
      <w:pPr>
        <w:shd w:val="clear" w:color="auto" w:fill="FFFFFF"/>
        <w:rPr>
          <w:rFonts w:ascii="Times New Roman" w:eastAsia="Times New Roman" w:hAnsi="Times New Roman" w:cs="Times New Roman"/>
          <w:kern w:val="0"/>
          <w:lang w:eastAsia="en-GB"/>
          <w14:ligatures w14:val="none"/>
        </w:rPr>
      </w:pPr>
    </w:p>
    <w:p w14:paraId="14DB12F0" w14:textId="58E25589" w:rsidR="00B06A66" w:rsidRDefault="00B06A66" w:rsidP="00274B36">
      <w:pPr>
        <w:rPr>
          <w:rFonts w:ascii="Times New Roman" w:hAnsi="Times New Roman" w:cs="Times New Roman"/>
        </w:rPr>
      </w:pPr>
    </w:p>
    <w:p w14:paraId="359C01DE" w14:textId="77777777" w:rsidR="00B06A66" w:rsidRDefault="00B06A66" w:rsidP="00274B36">
      <w:pPr>
        <w:rPr>
          <w:rFonts w:ascii="Times New Roman" w:hAnsi="Times New Roman" w:cs="Times New Roman"/>
        </w:rPr>
      </w:pPr>
    </w:p>
    <w:p w14:paraId="35FB40E0" w14:textId="7CAA2D8F" w:rsidR="002B06B0" w:rsidRDefault="002B06B0" w:rsidP="00274B36">
      <w:pPr>
        <w:rPr>
          <w:rFonts w:ascii="Times New Roman" w:hAnsi="Times New Roman" w:cs="Times New Roman"/>
        </w:rPr>
      </w:pPr>
    </w:p>
    <w:p w14:paraId="28CDC225" w14:textId="77777777" w:rsidR="002B06B0" w:rsidRDefault="002B06B0" w:rsidP="00274B36">
      <w:pPr>
        <w:rPr>
          <w:rFonts w:ascii="Times New Roman" w:hAnsi="Times New Roman" w:cs="Times New Roman"/>
        </w:rPr>
      </w:pPr>
    </w:p>
    <w:p w14:paraId="480F37C0" w14:textId="77777777" w:rsidR="002B06B0" w:rsidRDefault="002B06B0" w:rsidP="00274B36">
      <w:pPr>
        <w:rPr>
          <w:rFonts w:ascii="Times New Roman" w:hAnsi="Times New Roman" w:cs="Times New Roman"/>
        </w:rPr>
      </w:pPr>
    </w:p>
    <w:p w14:paraId="57BEEE5F" w14:textId="77777777" w:rsidR="00B06A66" w:rsidRPr="00D23691" w:rsidRDefault="00B06A66" w:rsidP="00274B36">
      <w:pPr>
        <w:rPr>
          <w:rFonts w:ascii="Times New Roman" w:hAnsi="Times New Roman" w:cs="Times New Roman"/>
        </w:rPr>
      </w:pPr>
    </w:p>
    <w:p w14:paraId="25AA822E" w14:textId="158E6FC9" w:rsidR="00B06A66" w:rsidRPr="004A5213" w:rsidRDefault="00B06A66" w:rsidP="00274B36">
      <w:pPr>
        <w:rPr>
          <w:rFonts w:ascii="Times New Roman" w:hAnsi="Times New Roman" w:cs="Times New Roman"/>
          <w:color w:val="FF0000"/>
        </w:rPr>
      </w:pPr>
      <w:r w:rsidRPr="004A5213">
        <w:rPr>
          <w:rFonts w:ascii="Times New Roman" w:hAnsi="Times New Roman" w:cs="Times New Roman"/>
          <w:color w:val="FF0000"/>
        </w:rPr>
        <w:t>Functional Requirements:</w:t>
      </w:r>
    </w:p>
    <w:p w14:paraId="3C379893" w14:textId="77777777" w:rsidR="00B06A66" w:rsidRDefault="00B06A66" w:rsidP="00274B36">
      <w:pPr>
        <w:rPr>
          <w:rFonts w:ascii="Times New Roman" w:hAnsi="Times New Roman" w:cs="Times New Roman"/>
        </w:rPr>
      </w:pPr>
    </w:p>
    <w:p w14:paraId="2A4CD99E" w14:textId="77777777" w:rsidR="00504288" w:rsidRDefault="006C61E1" w:rsidP="00274B36">
      <w:pPr>
        <w:pStyle w:val="ListParagraph"/>
        <w:numPr>
          <w:ilvl w:val="0"/>
          <w:numId w:val="3"/>
        </w:numPr>
        <w:rPr>
          <w:rFonts w:ascii="Times New Roman" w:hAnsi="Times New Roman" w:cs="Times New Roman"/>
        </w:rPr>
      </w:pPr>
      <w:r w:rsidRPr="006C61E1">
        <w:rPr>
          <w:rFonts w:ascii="Times New Roman" w:hAnsi="Times New Roman" w:cs="Times New Roman"/>
        </w:rPr>
        <w:t xml:space="preserve">reach a substantiated conclusion as to whether </w:t>
      </w:r>
      <w:r>
        <w:rPr>
          <w:rFonts w:ascii="Times New Roman" w:hAnsi="Times New Roman" w:cs="Times New Roman"/>
        </w:rPr>
        <w:t xml:space="preserve">the </w:t>
      </w:r>
      <w:r w:rsidRPr="006C61E1">
        <w:rPr>
          <w:rFonts w:ascii="Times New Roman" w:hAnsi="Times New Roman" w:cs="Times New Roman"/>
        </w:rPr>
        <w:t xml:space="preserve">research question was supported or </w:t>
      </w:r>
      <w:proofErr w:type="gramStart"/>
      <w:r w:rsidRPr="006C61E1">
        <w:rPr>
          <w:rFonts w:ascii="Times New Roman" w:hAnsi="Times New Roman" w:cs="Times New Roman"/>
        </w:rPr>
        <w:t>refuted</w:t>
      </w:r>
      <w:proofErr w:type="gramEnd"/>
    </w:p>
    <w:p w14:paraId="6CFBC86D" w14:textId="77777777" w:rsidR="00504288" w:rsidRDefault="006C61E1" w:rsidP="006C61E1">
      <w:pPr>
        <w:pStyle w:val="ListParagraph"/>
        <w:numPr>
          <w:ilvl w:val="0"/>
          <w:numId w:val="3"/>
        </w:numPr>
        <w:rPr>
          <w:rFonts w:ascii="Times New Roman" w:hAnsi="Times New Roman" w:cs="Times New Roman"/>
        </w:rPr>
      </w:pPr>
      <w:r w:rsidRPr="006C61E1">
        <w:rPr>
          <w:rFonts w:ascii="Times New Roman" w:hAnsi="Times New Roman" w:cs="Times New Roman"/>
        </w:rPr>
        <w:t xml:space="preserve"> complex data is presented in a simplified and meaningful </w:t>
      </w:r>
      <w:proofErr w:type="gramStart"/>
      <w:r w:rsidRPr="006C61E1">
        <w:rPr>
          <w:rFonts w:ascii="Times New Roman" w:hAnsi="Times New Roman" w:cs="Times New Roman"/>
        </w:rPr>
        <w:t>way</w:t>
      </w:r>
      <w:proofErr w:type="gramEnd"/>
    </w:p>
    <w:p w14:paraId="52836F40" w14:textId="605D56C2" w:rsidR="00504288" w:rsidRPr="00525F95" w:rsidRDefault="006C61E1" w:rsidP="00504288">
      <w:pPr>
        <w:pStyle w:val="ListParagraph"/>
        <w:numPr>
          <w:ilvl w:val="0"/>
          <w:numId w:val="3"/>
        </w:numPr>
        <w:rPr>
          <w:rFonts w:ascii="Times New Roman" w:hAnsi="Times New Roman" w:cs="Times New Roman"/>
        </w:rPr>
      </w:pPr>
      <w:r w:rsidRPr="006C61E1">
        <w:rPr>
          <w:rFonts w:ascii="Times New Roman" w:hAnsi="Times New Roman" w:cs="Times New Roman"/>
        </w:rPr>
        <w:t xml:space="preserve"> include a mixture of data types including text, numbers, photos and </w:t>
      </w:r>
      <w:r w:rsidR="00504288">
        <w:rPr>
          <w:rFonts w:ascii="Times New Roman" w:hAnsi="Times New Roman" w:cs="Times New Roman"/>
        </w:rPr>
        <w:t xml:space="preserve">both </w:t>
      </w:r>
      <w:r w:rsidR="004A5213">
        <w:rPr>
          <w:rFonts w:ascii="Times New Roman" w:hAnsi="Times New Roman" w:cs="Times New Roman"/>
        </w:rPr>
        <w:t>interactive</w:t>
      </w:r>
      <w:r w:rsidR="00504288">
        <w:rPr>
          <w:rFonts w:ascii="Times New Roman" w:hAnsi="Times New Roman" w:cs="Times New Roman"/>
        </w:rPr>
        <w:t xml:space="preserve"> and static </w:t>
      </w:r>
      <w:proofErr w:type="gramStart"/>
      <w:r w:rsidRPr="006C61E1">
        <w:rPr>
          <w:rFonts w:ascii="Times New Roman" w:hAnsi="Times New Roman" w:cs="Times New Roman"/>
        </w:rPr>
        <w:t>graphic</w:t>
      </w:r>
      <w:r w:rsidR="00504288">
        <w:rPr>
          <w:rFonts w:ascii="Times New Roman" w:hAnsi="Times New Roman" w:cs="Times New Roman"/>
        </w:rPr>
        <w:t>s</w:t>
      </w:r>
      <w:proofErr w:type="gramEnd"/>
    </w:p>
    <w:p w14:paraId="02D6C897" w14:textId="77777777" w:rsidR="00504288" w:rsidRPr="00504288" w:rsidRDefault="00504288" w:rsidP="00504288">
      <w:pPr>
        <w:rPr>
          <w:rFonts w:ascii="Times New Roman" w:hAnsi="Times New Roman" w:cs="Times New Roman"/>
        </w:rPr>
      </w:pPr>
    </w:p>
    <w:p w14:paraId="0B3965E2" w14:textId="14A9E0D3" w:rsidR="006C61E1" w:rsidRPr="004A5213" w:rsidRDefault="006C61E1" w:rsidP="006C61E1">
      <w:pPr>
        <w:rPr>
          <w:rFonts w:ascii="Times New Roman" w:hAnsi="Times New Roman" w:cs="Times New Roman"/>
          <w:color w:val="FF0000"/>
        </w:rPr>
      </w:pPr>
      <w:proofErr w:type="gramStart"/>
      <w:r w:rsidRPr="004A5213">
        <w:rPr>
          <w:rFonts w:ascii="Times New Roman" w:hAnsi="Times New Roman" w:cs="Times New Roman"/>
          <w:color w:val="FF0000"/>
        </w:rPr>
        <w:t>Non Functional</w:t>
      </w:r>
      <w:proofErr w:type="gramEnd"/>
      <w:r w:rsidRPr="004A5213">
        <w:rPr>
          <w:rFonts w:ascii="Times New Roman" w:hAnsi="Times New Roman" w:cs="Times New Roman"/>
          <w:color w:val="FF0000"/>
        </w:rPr>
        <w:t xml:space="preserve"> Requirements:</w:t>
      </w:r>
    </w:p>
    <w:p w14:paraId="5304230E" w14:textId="77777777" w:rsidR="006C61E1" w:rsidRDefault="006C61E1" w:rsidP="006C61E1">
      <w:pPr>
        <w:rPr>
          <w:rFonts w:ascii="Times New Roman" w:hAnsi="Times New Roman" w:cs="Times New Roman"/>
        </w:rPr>
      </w:pPr>
    </w:p>
    <w:p w14:paraId="01A92EE0" w14:textId="53B0F8B4" w:rsidR="006C61E1" w:rsidRDefault="006C61E1" w:rsidP="006C61E1">
      <w:pPr>
        <w:rPr>
          <w:rFonts w:ascii="Times New Roman" w:hAnsi="Times New Roman" w:cs="Times New Roman"/>
        </w:rPr>
      </w:pPr>
      <w:r w:rsidRPr="006C61E1">
        <w:rPr>
          <w:rFonts w:ascii="Times New Roman" w:hAnsi="Times New Roman" w:cs="Times New Roman"/>
        </w:rPr>
        <w:t xml:space="preserve">- all data used is current (less than </w:t>
      </w:r>
      <w:r>
        <w:rPr>
          <w:rFonts w:ascii="Times New Roman" w:hAnsi="Times New Roman" w:cs="Times New Roman"/>
        </w:rPr>
        <w:t>5</w:t>
      </w:r>
      <w:r w:rsidRPr="006C61E1">
        <w:rPr>
          <w:rFonts w:ascii="Times New Roman" w:hAnsi="Times New Roman" w:cs="Times New Roman"/>
        </w:rPr>
        <w:t>0 years old</w:t>
      </w:r>
      <w:r>
        <w:rPr>
          <w:rFonts w:ascii="Times New Roman" w:hAnsi="Times New Roman" w:cs="Times New Roman"/>
        </w:rPr>
        <w:t>, 1973,202</w:t>
      </w:r>
      <w:r w:rsidR="00867C3A">
        <w:rPr>
          <w:rFonts w:ascii="Times New Roman" w:hAnsi="Times New Roman" w:cs="Times New Roman"/>
        </w:rPr>
        <w:t>4</w:t>
      </w:r>
      <w:r>
        <w:rPr>
          <w:rFonts w:ascii="Times New Roman" w:hAnsi="Times New Roman" w:cs="Times New Roman"/>
        </w:rPr>
        <w:t>)</w:t>
      </w:r>
      <w:r w:rsidRPr="006C61E1">
        <w:rPr>
          <w:rFonts w:ascii="Times New Roman" w:hAnsi="Times New Roman" w:cs="Times New Roman"/>
        </w:rPr>
        <w:br/>
        <w:t>- presented text, diagrams and tables are accurate and relevant to the topic</w:t>
      </w:r>
      <w:r w:rsidRPr="006C61E1">
        <w:rPr>
          <w:rFonts w:ascii="Times New Roman" w:hAnsi="Times New Roman" w:cs="Times New Roman"/>
        </w:rPr>
        <w:br/>
        <w:t xml:space="preserve">- </w:t>
      </w:r>
      <w:r>
        <w:rPr>
          <w:rFonts w:ascii="Times New Roman" w:hAnsi="Times New Roman" w:cs="Times New Roman"/>
        </w:rPr>
        <w:t xml:space="preserve">the </w:t>
      </w:r>
      <w:r w:rsidRPr="006C61E1">
        <w:rPr>
          <w:rFonts w:ascii="Times New Roman" w:hAnsi="Times New Roman" w:cs="Times New Roman"/>
        </w:rPr>
        <w:t xml:space="preserve">solution provides a complete picture of </w:t>
      </w:r>
      <w:r>
        <w:rPr>
          <w:rFonts w:ascii="Times New Roman" w:hAnsi="Times New Roman" w:cs="Times New Roman"/>
        </w:rPr>
        <w:t xml:space="preserve">the </w:t>
      </w:r>
      <w:r w:rsidRPr="006C61E1">
        <w:rPr>
          <w:rFonts w:ascii="Times New Roman" w:hAnsi="Times New Roman" w:cs="Times New Roman"/>
        </w:rPr>
        <w:t>research</w:t>
      </w:r>
    </w:p>
    <w:p w14:paraId="062403F0" w14:textId="19350AB3" w:rsidR="006C61E1" w:rsidRDefault="006C61E1" w:rsidP="006C61E1">
      <w:pPr>
        <w:rPr>
          <w:rFonts w:ascii="Times New Roman" w:hAnsi="Times New Roman" w:cs="Times New Roman"/>
        </w:rPr>
      </w:pPr>
      <w:r>
        <w:rPr>
          <w:rFonts w:ascii="Times New Roman" w:hAnsi="Times New Roman" w:cs="Times New Roman"/>
        </w:rPr>
        <w:t xml:space="preserve">- </w:t>
      </w:r>
      <w:r w:rsidR="00504288">
        <w:rPr>
          <w:rFonts w:ascii="Times New Roman" w:hAnsi="Times New Roman" w:cs="Times New Roman"/>
        </w:rPr>
        <w:t>Data</w:t>
      </w:r>
      <w:r>
        <w:rPr>
          <w:rFonts w:ascii="Times New Roman" w:hAnsi="Times New Roman" w:cs="Times New Roman"/>
        </w:rPr>
        <w:t xml:space="preserve"> is easy to interpret and it is interpreted correctly </w:t>
      </w:r>
    </w:p>
    <w:p w14:paraId="404CA430" w14:textId="751C0E3C" w:rsidR="00504288" w:rsidRDefault="00504288" w:rsidP="006C61E1">
      <w:pPr>
        <w:rPr>
          <w:rFonts w:ascii="Times New Roman" w:hAnsi="Times New Roman" w:cs="Times New Roman"/>
        </w:rPr>
      </w:pPr>
      <w:r>
        <w:rPr>
          <w:rFonts w:ascii="Times New Roman" w:hAnsi="Times New Roman" w:cs="Times New Roman"/>
        </w:rPr>
        <w:t>- Data is accurate and provides a clear answer to the research question</w:t>
      </w:r>
    </w:p>
    <w:p w14:paraId="4FAB264D" w14:textId="47AB1D10" w:rsidR="00504288" w:rsidRPr="006C61E1" w:rsidRDefault="00504288" w:rsidP="006C61E1">
      <w:pPr>
        <w:rPr>
          <w:rFonts w:ascii="Times New Roman" w:hAnsi="Times New Roman" w:cs="Times New Roman"/>
        </w:rPr>
      </w:pPr>
    </w:p>
    <w:p w14:paraId="78267614" w14:textId="77777777" w:rsidR="00B06A66" w:rsidRDefault="00B06A66" w:rsidP="00B06A66">
      <w:pPr>
        <w:ind w:left="360"/>
        <w:rPr>
          <w:rFonts w:ascii="Times New Roman" w:hAnsi="Times New Roman" w:cs="Times New Roman"/>
        </w:rPr>
      </w:pPr>
    </w:p>
    <w:p w14:paraId="5B9B9832" w14:textId="77777777" w:rsidR="00B06A66" w:rsidRDefault="00B06A66" w:rsidP="00B06A66">
      <w:pPr>
        <w:rPr>
          <w:rFonts w:ascii="Times New Roman" w:hAnsi="Times New Roman" w:cs="Times New Roman"/>
          <w:color w:val="FF0000"/>
        </w:rPr>
      </w:pPr>
      <w:r w:rsidRPr="004A5213">
        <w:rPr>
          <w:rFonts w:ascii="Times New Roman" w:hAnsi="Times New Roman" w:cs="Times New Roman"/>
          <w:color w:val="FF0000"/>
        </w:rPr>
        <w:t xml:space="preserve">Data </w:t>
      </w:r>
      <w:proofErr w:type="spellStart"/>
      <w:r w:rsidRPr="004A5213">
        <w:rPr>
          <w:rFonts w:ascii="Times New Roman" w:hAnsi="Times New Roman" w:cs="Times New Roman"/>
          <w:color w:val="FF0000"/>
        </w:rPr>
        <w:t>Requirments</w:t>
      </w:r>
      <w:proofErr w:type="spellEnd"/>
      <w:r w:rsidRPr="004A5213">
        <w:rPr>
          <w:rFonts w:ascii="Times New Roman" w:hAnsi="Times New Roman" w:cs="Times New Roman"/>
          <w:color w:val="FF0000"/>
        </w:rPr>
        <w:t>:</w:t>
      </w:r>
    </w:p>
    <w:p w14:paraId="0472E708" w14:textId="77777777" w:rsidR="0085412E" w:rsidRPr="004A5213" w:rsidRDefault="0085412E" w:rsidP="00B06A66">
      <w:pPr>
        <w:rPr>
          <w:rFonts w:ascii="Times New Roman" w:hAnsi="Times New Roman" w:cs="Times New Roman"/>
          <w:color w:val="FF0000"/>
        </w:rPr>
      </w:pPr>
    </w:p>
    <w:p w14:paraId="6C6CB8D9" w14:textId="30D0888A" w:rsidR="00B06A66" w:rsidRDefault="00B06A66" w:rsidP="00B06A66">
      <w:pPr>
        <w:pStyle w:val="ListParagraph"/>
        <w:numPr>
          <w:ilvl w:val="0"/>
          <w:numId w:val="3"/>
        </w:numPr>
        <w:rPr>
          <w:rFonts w:ascii="Times New Roman" w:hAnsi="Times New Roman" w:cs="Times New Roman"/>
        </w:rPr>
      </w:pPr>
      <w:r w:rsidRPr="00B06A66">
        <w:rPr>
          <w:rFonts w:ascii="Times New Roman" w:hAnsi="Times New Roman" w:cs="Times New Roman"/>
        </w:rPr>
        <w:t xml:space="preserve"> </w:t>
      </w:r>
      <w:r w:rsidR="00274B36" w:rsidRPr="00B06A66">
        <w:rPr>
          <w:rFonts w:ascii="Times New Roman" w:hAnsi="Times New Roman" w:cs="Times New Roman"/>
        </w:rPr>
        <w:t xml:space="preserve">Top tennis players </w:t>
      </w:r>
      <w:proofErr w:type="spellStart"/>
      <w:r w:rsidR="00274B36" w:rsidRPr="00B06A66">
        <w:rPr>
          <w:rFonts w:ascii="Times New Roman" w:hAnsi="Times New Roman" w:cs="Times New Roman"/>
        </w:rPr>
        <w:t>utr</w:t>
      </w:r>
      <w:proofErr w:type="spellEnd"/>
      <w:r w:rsidR="008B0865">
        <w:rPr>
          <w:rFonts w:ascii="Times New Roman" w:hAnsi="Times New Roman" w:cs="Times New Roman"/>
        </w:rPr>
        <w:t xml:space="preserve"> specifically the top 10 from the past 50 years</w:t>
      </w:r>
      <w:r w:rsidR="00274B36" w:rsidRPr="00B06A66">
        <w:rPr>
          <w:rFonts w:ascii="Times New Roman" w:hAnsi="Times New Roman" w:cs="Times New Roman"/>
        </w:rPr>
        <w:t xml:space="preserve">, </w:t>
      </w:r>
    </w:p>
    <w:p w14:paraId="0C28A20A" w14:textId="144F532A" w:rsidR="00B06A66" w:rsidRDefault="00B06A66" w:rsidP="00274B36">
      <w:pPr>
        <w:pStyle w:val="ListParagraph"/>
        <w:numPr>
          <w:ilvl w:val="0"/>
          <w:numId w:val="3"/>
        </w:numPr>
        <w:rPr>
          <w:rFonts w:ascii="Times New Roman" w:hAnsi="Times New Roman" w:cs="Times New Roman"/>
        </w:rPr>
      </w:pPr>
      <w:r>
        <w:rPr>
          <w:rFonts w:ascii="Times New Roman" w:hAnsi="Times New Roman" w:cs="Times New Roman"/>
        </w:rPr>
        <w:t>A l</w:t>
      </w:r>
      <w:r w:rsidRPr="00B06A66">
        <w:rPr>
          <w:rFonts w:ascii="Times New Roman" w:hAnsi="Times New Roman" w:cs="Times New Roman"/>
        </w:rPr>
        <w:t>arge amount of data</w:t>
      </w:r>
      <w:r>
        <w:rPr>
          <w:rFonts w:ascii="Times New Roman" w:hAnsi="Times New Roman" w:cs="Times New Roman"/>
        </w:rPr>
        <w:t xml:space="preserve"> includ</w:t>
      </w:r>
      <w:r w:rsidR="008B0865">
        <w:rPr>
          <w:rFonts w:ascii="Times New Roman" w:hAnsi="Times New Roman" w:cs="Times New Roman"/>
        </w:rPr>
        <w:t>ing data from 1973 to 202</w:t>
      </w:r>
      <w:r w:rsidR="00867C3A">
        <w:rPr>
          <w:rFonts w:ascii="Times New Roman" w:hAnsi="Times New Roman" w:cs="Times New Roman"/>
        </w:rPr>
        <w:t>4</w:t>
      </w:r>
      <w:r w:rsidR="008B0865">
        <w:rPr>
          <w:rFonts w:ascii="Times New Roman" w:hAnsi="Times New Roman" w:cs="Times New Roman"/>
        </w:rPr>
        <w:t xml:space="preserve">. </w:t>
      </w:r>
      <w:r w:rsidRPr="00B06A66">
        <w:rPr>
          <w:rFonts w:ascii="Times New Roman" w:hAnsi="Times New Roman" w:cs="Times New Roman"/>
        </w:rPr>
        <w:t xml:space="preserve"> </w:t>
      </w:r>
    </w:p>
    <w:p w14:paraId="68A3DF87" w14:textId="52FCD1B4" w:rsidR="008B0865" w:rsidRDefault="008B0865" w:rsidP="008B0865">
      <w:pPr>
        <w:pStyle w:val="ListParagraph"/>
        <w:numPr>
          <w:ilvl w:val="0"/>
          <w:numId w:val="3"/>
        </w:numPr>
        <w:rPr>
          <w:rFonts w:ascii="Times New Roman" w:hAnsi="Times New Roman" w:cs="Times New Roman"/>
        </w:rPr>
      </w:pPr>
      <w:r w:rsidRPr="00B06A66">
        <w:rPr>
          <w:rFonts w:ascii="Times New Roman" w:hAnsi="Times New Roman" w:cs="Times New Roman"/>
        </w:rPr>
        <w:t>Parameters</w:t>
      </w:r>
      <w:r>
        <w:rPr>
          <w:rFonts w:ascii="Times New Roman" w:hAnsi="Times New Roman" w:cs="Times New Roman"/>
        </w:rPr>
        <w:t xml:space="preserve">, measuring groundstroke speed and consistency compared to </w:t>
      </w:r>
      <w:proofErr w:type="gramStart"/>
      <w:r>
        <w:rPr>
          <w:rFonts w:ascii="Times New Roman" w:hAnsi="Times New Roman" w:cs="Times New Roman"/>
        </w:rPr>
        <w:t>other</w:t>
      </w:r>
      <w:proofErr w:type="gramEnd"/>
      <w:r>
        <w:rPr>
          <w:rFonts w:ascii="Times New Roman" w:hAnsi="Times New Roman" w:cs="Times New Roman"/>
        </w:rPr>
        <w:t xml:space="preserve"> </w:t>
      </w:r>
    </w:p>
    <w:p w14:paraId="695792A5" w14:textId="48E475BC" w:rsidR="008B0865" w:rsidRDefault="004A5213" w:rsidP="008B0865">
      <w:pPr>
        <w:pStyle w:val="ListParagraph"/>
        <w:numPr>
          <w:ilvl w:val="0"/>
          <w:numId w:val="3"/>
        </w:numPr>
        <w:rPr>
          <w:rFonts w:ascii="Times New Roman" w:hAnsi="Times New Roman" w:cs="Times New Roman"/>
        </w:rPr>
      </w:pPr>
      <w:r>
        <w:rPr>
          <w:rFonts w:ascii="Times New Roman" w:hAnsi="Times New Roman" w:cs="Times New Roman"/>
        </w:rPr>
        <w:t xml:space="preserve">Most revered </w:t>
      </w:r>
      <w:r w:rsidR="008B0865">
        <w:rPr>
          <w:rFonts w:ascii="Times New Roman" w:hAnsi="Times New Roman" w:cs="Times New Roman"/>
        </w:rPr>
        <w:t xml:space="preserve">tennis </w:t>
      </w:r>
      <w:r w:rsidR="008B0865" w:rsidRPr="00B06A66">
        <w:rPr>
          <w:rFonts w:ascii="Times New Roman" w:hAnsi="Times New Roman" w:cs="Times New Roman"/>
        </w:rPr>
        <w:t xml:space="preserve">players </w:t>
      </w:r>
    </w:p>
    <w:p w14:paraId="5FA1ABDE" w14:textId="77777777" w:rsidR="008B0865" w:rsidRDefault="008B0865" w:rsidP="008B0865">
      <w:pPr>
        <w:pStyle w:val="ListParagraph"/>
        <w:numPr>
          <w:ilvl w:val="0"/>
          <w:numId w:val="3"/>
        </w:numPr>
        <w:rPr>
          <w:rFonts w:ascii="Times New Roman" w:hAnsi="Times New Roman" w:cs="Times New Roman"/>
        </w:rPr>
      </w:pPr>
      <w:r>
        <w:rPr>
          <w:rFonts w:ascii="Times New Roman" w:hAnsi="Times New Roman" w:cs="Times New Roman"/>
        </w:rPr>
        <w:t>- t</w:t>
      </w:r>
      <w:r w:rsidRPr="00B06A66">
        <w:rPr>
          <w:rFonts w:ascii="Times New Roman" w:hAnsi="Times New Roman" w:cs="Times New Roman"/>
        </w:rPr>
        <w:t>ennis UTR</w:t>
      </w:r>
    </w:p>
    <w:p w14:paraId="584B3B03" w14:textId="76885D58" w:rsidR="008B0865" w:rsidRDefault="008B0865" w:rsidP="008B0865">
      <w:pPr>
        <w:pStyle w:val="ListParagraph"/>
        <w:numPr>
          <w:ilvl w:val="0"/>
          <w:numId w:val="3"/>
        </w:numPr>
        <w:rPr>
          <w:rFonts w:ascii="Times New Roman" w:hAnsi="Times New Roman" w:cs="Times New Roman"/>
        </w:rPr>
      </w:pPr>
      <w:r w:rsidRPr="00B06A66">
        <w:rPr>
          <w:rFonts w:ascii="Times New Roman" w:hAnsi="Times New Roman" w:cs="Times New Roman"/>
        </w:rPr>
        <w:t>player skills</w:t>
      </w:r>
      <w:r>
        <w:rPr>
          <w:rFonts w:ascii="Times New Roman" w:hAnsi="Times New Roman" w:cs="Times New Roman"/>
        </w:rPr>
        <w:t>, specifically the top player</w:t>
      </w:r>
      <w:r w:rsidR="00504288">
        <w:rPr>
          <w:rFonts w:ascii="Times New Roman" w:hAnsi="Times New Roman" w:cs="Times New Roman"/>
        </w:rPr>
        <w:t>’</w:t>
      </w:r>
      <w:r>
        <w:rPr>
          <w:rFonts w:ascii="Times New Roman" w:hAnsi="Times New Roman" w:cs="Times New Roman"/>
        </w:rPr>
        <w:t xml:space="preserve">s strengths and weaknesses </w:t>
      </w:r>
    </w:p>
    <w:p w14:paraId="47176C55" w14:textId="6C0EF79C" w:rsidR="008B0865" w:rsidRDefault="004A5213" w:rsidP="00274B36">
      <w:pPr>
        <w:pStyle w:val="ListParagraph"/>
        <w:numPr>
          <w:ilvl w:val="0"/>
          <w:numId w:val="3"/>
        </w:numPr>
        <w:rPr>
          <w:rFonts w:ascii="Times New Roman" w:hAnsi="Times New Roman" w:cs="Times New Roman"/>
        </w:rPr>
      </w:pPr>
      <w:r>
        <w:rPr>
          <w:rFonts w:ascii="Times New Roman" w:hAnsi="Times New Roman" w:cs="Times New Roman"/>
        </w:rPr>
        <w:t xml:space="preserve">Statistics including most court coverage, fastest serve speed, ground strokes speed and </w:t>
      </w:r>
      <w:proofErr w:type="gramStart"/>
      <w:r>
        <w:rPr>
          <w:rFonts w:ascii="Times New Roman" w:hAnsi="Times New Roman" w:cs="Times New Roman"/>
        </w:rPr>
        <w:t>consistency</w:t>
      </w:r>
      <w:proofErr w:type="gramEnd"/>
      <w:r>
        <w:rPr>
          <w:rFonts w:ascii="Times New Roman" w:hAnsi="Times New Roman" w:cs="Times New Roman"/>
        </w:rPr>
        <w:t xml:space="preserve"> </w:t>
      </w:r>
    </w:p>
    <w:p w14:paraId="41FFAB7B" w14:textId="61E49E98" w:rsidR="004A5213" w:rsidRDefault="004A5213" w:rsidP="00274B36">
      <w:pPr>
        <w:pStyle w:val="ListParagraph"/>
        <w:numPr>
          <w:ilvl w:val="0"/>
          <w:numId w:val="3"/>
        </w:numPr>
        <w:rPr>
          <w:rFonts w:ascii="Times New Roman" w:hAnsi="Times New Roman" w:cs="Times New Roman"/>
        </w:rPr>
      </w:pPr>
      <w:r>
        <w:rPr>
          <w:rFonts w:ascii="Times New Roman" w:hAnsi="Times New Roman" w:cs="Times New Roman"/>
        </w:rPr>
        <w:t xml:space="preserve">Include public opinion of </w:t>
      </w:r>
      <w:r w:rsidR="00F439FA">
        <w:rPr>
          <w:rFonts w:ascii="Times New Roman" w:hAnsi="Times New Roman" w:cs="Times New Roman"/>
        </w:rPr>
        <w:t xml:space="preserve">the </w:t>
      </w:r>
      <w:r>
        <w:rPr>
          <w:rFonts w:ascii="Times New Roman" w:hAnsi="Times New Roman" w:cs="Times New Roman"/>
        </w:rPr>
        <w:t xml:space="preserve">greatest players in their </w:t>
      </w:r>
      <w:proofErr w:type="gramStart"/>
      <w:r>
        <w:rPr>
          <w:rFonts w:ascii="Times New Roman" w:hAnsi="Times New Roman" w:cs="Times New Roman"/>
        </w:rPr>
        <w:t>era</w:t>
      </w:r>
      <w:proofErr w:type="gramEnd"/>
      <w:r>
        <w:rPr>
          <w:rFonts w:ascii="Times New Roman" w:hAnsi="Times New Roman" w:cs="Times New Roman"/>
        </w:rPr>
        <w:t xml:space="preserve"> </w:t>
      </w:r>
    </w:p>
    <w:p w14:paraId="18B294A8" w14:textId="683707AD" w:rsidR="004A5213" w:rsidRDefault="004A5213" w:rsidP="004A5213">
      <w:pPr>
        <w:rPr>
          <w:rFonts w:ascii="Times New Roman" w:hAnsi="Times New Roman" w:cs="Times New Roman"/>
        </w:rPr>
      </w:pPr>
    </w:p>
    <w:p w14:paraId="11EFF1A6" w14:textId="229C94A3" w:rsidR="00557C5D" w:rsidRDefault="00557C5D" w:rsidP="00557C5D">
      <w:pPr>
        <w:rPr>
          <w:rFonts w:ascii="Times New Roman" w:hAnsi="Times New Roman" w:cs="Times New Roman"/>
        </w:rPr>
      </w:pPr>
      <w:r w:rsidRPr="00FA15E8">
        <w:rPr>
          <w:rFonts w:ascii="Times New Roman" w:hAnsi="Times New Roman" w:cs="Times New Roman"/>
          <w:color w:val="FF0000"/>
        </w:rPr>
        <w:t>Constraints</w:t>
      </w:r>
      <w:r>
        <w:rPr>
          <w:rFonts w:ascii="Times New Roman" w:hAnsi="Times New Roman" w:cs="Times New Roman"/>
        </w:rPr>
        <w:t>:</w:t>
      </w:r>
    </w:p>
    <w:p w14:paraId="1812CEA8" w14:textId="77777777" w:rsidR="00557C5D" w:rsidRPr="00557C5D" w:rsidRDefault="00557C5D" w:rsidP="00557C5D">
      <w:pPr>
        <w:rPr>
          <w:rFonts w:ascii="Times New Roman" w:hAnsi="Times New Roman" w:cs="Times New Roman"/>
        </w:rPr>
      </w:pPr>
    </w:p>
    <w:p w14:paraId="3D16226E" w14:textId="77777777" w:rsidR="00557C5D" w:rsidRPr="00557C5D" w:rsidRDefault="00557C5D" w:rsidP="00557C5D">
      <w:pPr>
        <w:rPr>
          <w:rFonts w:ascii="Times New Roman" w:hAnsi="Times New Roman" w:cs="Times New Roman"/>
        </w:rPr>
      </w:pPr>
      <w:r w:rsidRPr="00DC6197">
        <w:rPr>
          <w:rFonts w:ascii="Times New Roman" w:hAnsi="Times New Roman" w:cs="Times New Roman"/>
          <w:color w:val="FF0000"/>
        </w:rPr>
        <w:t>Economic</w:t>
      </w:r>
      <w:r w:rsidRPr="00557C5D">
        <w:rPr>
          <w:rFonts w:ascii="Times New Roman" w:hAnsi="Times New Roman" w:cs="Times New Roman"/>
        </w:rPr>
        <w:t>:</w:t>
      </w:r>
    </w:p>
    <w:p w14:paraId="148BCD6A" w14:textId="77777777" w:rsidR="00557C5D" w:rsidRDefault="00557C5D" w:rsidP="00557C5D">
      <w:pPr>
        <w:rPr>
          <w:rFonts w:ascii="Times New Roman" w:hAnsi="Times New Roman" w:cs="Times New Roman"/>
        </w:rPr>
      </w:pPr>
    </w:p>
    <w:p w14:paraId="1533A77C" w14:textId="7B7A0B07"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SAT solution must be completed by late </w:t>
      </w:r>
      <w:proofErr w:type="gramStart"/>
      <w:r w:rsidRPr="0085412E">
        <w:rPr>
          <w:rFonts w:ascii="Times New Roman" w:hAnsi="Times New Roman" w:cs="Times New Roman"/>
        </w:rPr>
        <w:t>August</w:t>
      </w:r>
      <w:proofErr w:type="gramEnd"/>
    </w:p>
    <w:p w14:paraId="79AD0B7F" w14:textId="01AA92F5"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Time must be allocated to collect </w:t>
      </w:r>
      <w:proofErr w:type="gramStart"/>
      <w:r w:rsidRPr="0085412E">
        <w:rPr>
          <w:rFonts w:ascii="Times New Roman" w:hAnsi="Times New Roman" w:cs="Times New Roman"/>
        </w:rPr>
        <w:t>data</w:t>
      </w:r>
      <w:proofErr w:type="gramEnd"/>
    </w:p>
    <w:p w14:paraId="7E9F03F7" w14:textId="11D3A17B"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No budget was assigned to the project so all data must be sourced from free </w:t>
      </w:r>
      <w:proofErr w:type="gramStart"/>
      <w:r w:rsidRPr="0085412E">
        <w:rPr>
          <w:rFonts w:ascii="Times New Roman" w:hAnsi="Times New Roman" w:cs="Times New Roman"/>
        </w:rPr>
        <w:t>sources</w:t>
      </w:r>
      <w:proofErr w:type="gramEnd"/>
    </w:p>
    <w:p w14:paraId="35680C19" w14:textId="4508B026"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Only includes data from 1973 </w:t>
      </w:r>
      <w:proofErr w:type="gramStart"/>
      <w:r w:rsidRPr="0085412E">
        <w:rPr>
          <w:rFonts w:ascii="Times New Roman" w:hAnsi="Times New Roman" w:cs="Times New Roman"/>
        </w:rPr>
        <w:t>-202</w:t>
      </w:r>
      <w:r w:rsidR="00867C3A" w:rsidRPr="0085412E">
        <w:rPr>
          <w:rFonts w:ascii="Times New Roman" w:hAnsi="Times New Roman" w:cs="Times New Roman"/>
        </w:rPr>
        <w:t>4</w:t>
      </w:r>
      <w:proofErr w:type="gramEnd"/>
    </w:p>
    <w:p w14:paraId="00A9CA60" w14:textId="77777777" w:rsidR="00557C5D" w:rsidRDefault="00557C5D" w:rsidP="00557C5D">
      <w:pPr>
        <w:rPr>
          <w:rFonts w:ascii="Times New Roman" w:hAnsi="Times New Roman" w:cs="Times New Roman"/>
        </w:rPr>
      </w:pPr>
    </w:p>
    <w:p w14:paraId="19521F0C" w14:textId="52542204" w:rsidR="00557C5D" w:rsidRPr="00557C5D" w:rsidRDefault="00557C5D" w:rsidP="00557C5D">
      <w:pPr>
        <w:rPr>
          <w:rFonts w:ascii="Times New Roman" w:hAnsi="Times New Roman" w:cs="Times New Roman"/>
        </w:rPr>
      </w:pPr>
      <w:r w:rsidRPr="00DC6197">
        <w:rPr>
          <w:rFonts w:ascii="Times New Roman" w:hAnsi="Times New Roman" w:cs="Times New Roman"/>
          <w:color w:val="FF0000"/>
        </w:rPr>
        <w:t>Technical</w:t>
      </w:r>
      <w:r w:rsidRPr="00557C5D">
        <w:rPr>
          <w:rFonts w:ascii="Times New Roman" w:hAnsi="Times New Roman" w:cs="Times New Roman"/>
        </w:rPr>
        <w:t>:</w:t>
      </w:r>
    </w:p>
    <w:p w14:paraId="52A682AF" w14:textId="77777777" w:rsidR="00557C5D" w:rsidRDefault="00557C5D" w:rsidP="00557C5D">
      <w:pPr>
        <w:rPr>
          <w:rFonts w:ascii="Times New Roman" w:hAnsi="Times New Roman" w:cs="Times New Roman"/>
        </w:rPr>
      </w:pPr>
    </w:p>
    <w:p w14:paraId="6B0810A2" w14:textId="2AA4C4FF"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All datasets must be processed using Microsoft Excel or </w:t>
      </w:r>
      <w:proofErr w:type="spellStart"/>
      <w:r w:rsidRPr="0085412E">
        <w:rPr>
          <w:rFonts w:ascii="Times New Roman" w:hAnsi="Times New Roman" w:cs="Times New Roman"/>
        </w:rPr>
        <w:t>Airtable</w:t>
      </w:r>
      <w:proofErr w:type="spellEnd"/>
    </w:p>
    <w:p w14:paraId="1946459C" w14:textId="60275834"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Infographic is created on school </w:t>
      </w:r>
      <w:proofErr w:type="gramStart"/>
      <w:r w:rsidRPr="0085412E">
        <w:rPr>
          <w:rFonts w:ascii="Times New Roman" w:hAnsi="Times New Roman" w:cs="Times New Roman"/>
        </w:rPr>
        <w:t>laptop</w:t>
      </w:r>
      <w:proofErr w:type="gramEnd"/>
    </w:p>
    <w:p w14:paraId="477F8029" w14:textId="73F14823"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Haven't created an interactive infographic before, so a new skill/program must be learnt to complete this </w:t>
      </w:r>
      <w:proofErr w:type="gramStart"/>
      <w:r w:rsidRPr="0085412E">
        <w:rPr>
          <w:rFonts w:ascii="Times New Roman" w:hAnsi="Times New Roman" w:cs="Times New Roman"/>
        </w:rPr>
        <w:t>solution</w:t>
      </w:r>
      <w:proofErr w:type="gramEnd"/>
    </w:p>
    <w:p w14:paraId="5E9F78C6" w14:textId="77777777" w:rsidR="00557C5D" w:rsidRDefault="00557C5D" w:rsidP="00557C5D">
      <w:pPr>
        <w:rPr>
          <w:rFonts w:ascii="Times New Roman" w:hAnsi="Times New Roman" w:cs="Times New Roman"/>
        </w:rPr>
      </w:pPr>
    </w:p>
    <w:p w14:paraId="6D7C5AFA" w14:textId="77777777" w:rsidR="00683EF7" w:rsidRDefault="00683EF7" w:rsidP="00557C5D">
      <w:pPr>
        <w:rPr>
          <w:rFonts w:ascii="Times New Roman" w:hAnsi="Times New Roman" w:cs="Times New Roman"/>
        </w:rPr>
      </w:pPr>
    </w:p>
    <w:p w14:paraId="65CE152A" w14:textId="77777777" w:rsidR="00683EF7" w:rsidRDefault="00683EF7" w:rsidP="00557C5D">
      <w:pPr>
        <w:rPr>
          <w:rFonts w:ascii="Times New Roman" w:hAnsi="Times New Roman" w:cs="Times New Roman"/>
        </w:rPr>
      </w:pPr>
    </w:p>
    <w:p w14:paraId="0A1B8089" w14:textId="77777777" w:rsidR="00F15E7D" w:rsidRDefault="00F15E7D" w:rsidP="00557C5D">
      <w:pPr>
        <w:rPr>
          <w:rFonts w:ascii="Times New Roman" w:hAnsi="Times New Roman" w:cs="Times New Roman"/>
        </w:rPr>
      </w:pPr>
    </w:p>
    <w:p w14:paraId="01647DEA" w14:textId="43B7009E" w:rsidR="00557C5D" w:rsidRPr="00557C5D" w:rsidRDefault="00557C5D" w:rsidP="00557C5D">
      <w:pPr>
        <w:rPr>
          <w:rFonts w:ascii="Times New Roman" w:hAnsi="Times New Roman" w:cs="Times New Roman"/>
        </w:rPr>
      </w:pPr>
      <w:r w:rsidRPr="00DC6197">
        <w:rPr>
          <w:rFonts w:ascii="Times New Roman" w:hAnsi="Times New Roman" w:cs="Times New Roman"/>
          <w:color w:val="FF0000"/>
        </w:rPr>
        <w:t>Usability</w:t>
      </w:r>
      <w:r w:rsidRPr="00557C5D">
        <w:rPr>
          <w:rFonts w:ascii="Times New Roman" w:hAnsi="Times New Roman" w:cs="Times New Roman"/>
        </w:rPr>
        <w:t>:</w:t>
      </w:r>
    </w:p>
    <w:p w14:paraId="3EF57182" w14:textId="77777777" w:rsidR="00557C5D" w:rsidRDefault="00557C5D" w:rsidP="00557C5D">
      <w:pPr>
        <w:rPr>
          <w:rFonts w:ascii="Times New Roman" w:hAnsi="Times New Roman" w:cs="Times New Roman"/>
        </w:rPr>
      </w:pPr>
    </w:p>
    <w:p w14:paraId="073F2565" w14:textId="0BF182F4"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information must be able to be easily interpreted by </w:t>
      </w:r>
      <w:r w:rsidR="00867C3A" w:rsidRPr="0085412E">
        <w:rPr>
          <w:rFonts w:ascii="Times New Roman" w:hAnsi="Times New Roman" w:cs="Times New Roman"/>
        </w:rPr>
        <w:t xml:space="preserve">the </w:t>
      </w:r>
      <w:proofErr w:type="gramStart"/>
      <w:r w:rsidRPr="0085412E">
        <w:rPr>
          <w:rFonts w:ascii="Times New Roman" w:hAnsi="Times New Roman" w:cs="Times New Roman"/>
        </w:rPr>
        <w:t>user</w:t>
      </w:r>
      <w:proofErr w:type="gramEnd"/>
    </w:p>
    <w:p w14:paraId="1C8A4DB1" w14:textId="5D9D6071"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Users are able to navigate solutions and dynamic features without extra </w:t>
      </w:r>
      <w:proofErr w:type="gramStart"/>
      <w:r w:rsidRPr="0085412E">
        <w:rPr>
          <w:rFonts w:ascii="Times New Roman" w:hAnsi="Times New Roman" w:cs="Times New Roman"/>
        </w:rPr>
        <w:t>guidance</w:t>
      </w:r>
      <w:proofErr w:type="gramEnd"/>
    </w:p>
    <w:p w14:paraId="06EF6CB9" w14:textId="77777777" w:rsidR="00557C5D" w:rsidRDefault="00557C5D" w:rsidP="00557C5D">
      <w:pPr>
        <w:rPr>
          <w:rFonts w:ascii="Times New Roman" w:hAnsi="Times New Roman" w:cs="Times New Roman"/>
        </w:rPr>
      </w:pPr>
    </w:p>
    <w:p w14:paraId="00D32E8C" w14:textId="37E929A5" w:rsidR="00557C5D" w:rsidRDefault="00557C5D" w:rsidP="00557C5D">
      <w:pPr>
        <w:rPr>
          <w:rFonts w:ascii="Times New Roman" w:hAnsi="Times New Roman" w:cs="Times New Roman"/>
        </w:rPr>
      </w:pPr>
      <w:r w:rsidRPr="00DC6197">
        <w:rPr>
          <w:rFonts w:ascii="Times New Roman" w:hAnsi="Times New Roman" w:cs="Times New Roman"/>
          <w:color w:val="FF0000"/>
        </w:rPr>
        <w:t>Legal</w:t>
      </w:r>
      <w:r w:rsidRPr="00557C5D">
        <w:rPr>
          <w:rFonts w:ascii="Times New Roman" w:hAnsi="Times New Roman" w:cs="Times New Roman"/>
        </w:rPr>
        <w:t>:</w:t>
      </w:r>
    </w:p>
    <w:p w14:paraId="0A383606" w14:textId="77777777" w:rsidR="0085412E" w:rsidRDefault="0085412E" w:rsidP="00557C5D">
      <w:pPr>
        <w:rPr>
          <w:rFonts w:ascii="Times New Roman" w:hAnsi="Times New Roman" w:cs="Times New Roman"/>
        </w:rPr>
      </w:pPr>
    </w:p>
    <w:p w14:paraId="40AD6546" w14:textId="6BEDE4DB" w:rsidR="00557C5D"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All secondary sources must be referenced correctly to avoid legal </w:t>
      </w:r>
      <w:proofErr w:type="gramStart"/>
      <w:r w:rsidRPr="0085412E">
        <w:rPr>
          <w:rFonts w:ascii="Times New Roman" w:hAnsi="Times New Roman" w:cs="Times New Roman"/>
        </w:rPr>
        <w:t>complications</w:t>
      </w:r>
      <w:proofErr w:type="gramEnd"/>
    </w:p>
    <w:p w14:paraId="7CAF9902" w14:textId="77777777" w:rsidR="00F15E7D" w:rsidRDefault="00F15E7D" w:rsidP="00557C5D">
      <w:pPr>
        <w:rPr>
          <w:rFonts w:ascii="Times New Roman" w:hAnsi="Times New Roman" w:cs="Times New Roman"/>
        </w:rPr>
      </w:pPr>
    </w:p>
    <w:p w14:paraId="5712F74C" w14:textId="1A5CFF01" w:rsidR="00557C5D" w:rsidRDefault="00557C5D" w:rsidP="00557C5D">
      <w:pPr>
        <w:rPr>
          <w:rFonts w:ascii="Times New Roman" w:hAnsi="Times New Roman" w:cs="Times New Roman"/>
        </w:rPr>
      </w:pPr>
      <w:r w:rsidRPr="00DC6197">
        <w:rPr>
          <w:rFonts w:ascii="Times New Roman" w:hAnsi="Times New Roman" w:cs="Times New Roman"/>
          <w:color w:val="FF0000"/>
        </w:rPr>
        <w:t>Social</w:t>
      </w:r>
      <w:r w:rsidRPr="00557C5D">
        <w:rPr>
          <w:rFonts w:ascii="Times New Roman" w:hAnsi="Times New Roman" w:cs="Times New Roman"/>
        </w:rPr>
        <w:t>:</w:t>
      </w:r>
    </w:p>
    <w:p w14:paraId="3C92FA77" w14:textId="77777777" w:rsidR="0085412E" w:rsidRPr="00557C5D" w:rsidRDefault="0085412E" w:rsidP="00557C5D">
      <w:pPr>
        <w:rPr>
          <w:rFonts w:ascii="Times New Roman" w:hAnsi="Times New Roman" w:cs="Times New Roman"/>
        </w:rPr>
      </w:pPr>
    </w:p>
    <w:p w14:paraId="3ECADED4" w14:textId="60F1C4E2" w:rsidR="004A5213" w:rsidRPr="0085412E" w:rsidRDefault="00557C5D" w:rsidP="0085412E">
      <w:pPr>
        <w:pStyle w:val="ListParagraph"/>
        <w:numPr>
          <w:ilvl w:val="0"/>
          <w:numId w:val="3"/>
        </w:numPr>
        <w:rPr>
          <w:rFonts w:ascii="Times New Roman" w:hAnsi="Times New Roman" w:cs="Times New Roman"/>
        </w:rPr>
      </w:pPr>
      <w:r w:rsidRPr="0085412E">
        <w:rPr>
          <w:rFonts w:ascii="Times New Roman" w:hAnsi="Times New Roman" w:cs="Times New Roman"/>
        </w:rPr>
        <w:t xml:space="preserve"> Secondary sources are sourced from trustworthy and free online </w:t>
      </w:r>
      <w:proofErr w:type="gramStart"/>
      <w:r w:rsidRPr="0085412E">
        <w:rPr>
          <w:rFonts w:ascii="Times New Roman" w:hAnsi="Times New Roman" w:cs="Times New Roman"/>
        </w:rPr>
        <w:t>sources</w:t>
      </w:r>
      <w:proofErr w:type="gramEnd"/>
    </w:p>
    <w:p w14:paraId="50920562" w14:textId="77777777" w:rsidR="004A5213" w:rsidRDefault="004A5213" w:rsidP="004A5213">
      <w:pPr>
        <w:rPr>
          <w:rFonts w:ascii="Times New Roman" w:hAnsi="Times New Roman" w:cs="Times New Roman"/>
        </w:rPr>
      </w:pPr>
    </w:p>
    <w:p w14:paraId="56BCE7DC" w14:textId="77777777" w:rsidR="004A5213" w:rsidRDefault="004A5213" w:rsidP="004A5213">
      <w:pPr>
        <w:rPr>
          <w:ins w:id="4" w:author="Mohammed Zafar" w:date="2024-04-26T13:54:00Z"/>
          <w:rFonts w:ascii="Times New Roman" w:hAnsi="Times New Roman" w:cs="Times New Roman"/>
        </w:rPr>
      </w:pPr>
    </w:p>
    <w:p w14:paraId="6E2AFF75" w14:textId="77777777" w:rsidR="00F439FA" w:rsidRDefault="00F439FA" w:rsidP="004A5213">
      <w:pPr>
        <w:rPr>
          <w:ins w:id="5" w:author="Mohammed Zafar" w:date="2024-04-26T13:54:00Z"/>
          <w:rFonts w:ascii="Times New Roman" w:hAnsi="Times New Roman" w:cs="Times New Roman"/>
        </w:rPr>
      </w:pPr>
    </w:p>
    <w:p w14:paraId="44AD75E0" w14:textId="77777777" w:rsidR="00F439FA" w:rsidRDefault="00F439FA" w:rsidP="004A5213">
      <w:pPr>
        <w:rPr>
          <w:ins w:id="6" w:author="Mohammed Zafar" w:date="2024-04-26T13:54:00Z"/>
          <w:rFonts w:ascii="Times New Roman" w:hAnsi="Times New Roman" w:cs="Times New Roman"/>
        </w:rPr>
      </w:pPr>
    </w:p>
    <w:p w14:paraId="229CEBBA" w14:textId="77777777" w:rsidR="00F439FA" w:rsidRDefault="00F439FA" w:rsidP="004A5213">
      <w:pPr>
        <w:rPr>
          <w:ins w:id="7" w:author="Mohammed Zafar" w:date="2024-04-26T13:54:00Z"/>
          <w:rFonts w:ascii="Times New Roman" w:hAnsi="Times New Roman" w:cs="Times New Roman"/>
        </w:rPr>
      </w:pPr>
    </w:p>
    <w:p w14:paraId="61CD28DF" w14:textId="77777777" w:rsidR="00F439FA" w:rsidRDefault="00F439FA" w:rsidP="004A5213">
      <w:pPr>
        <w:rPr>
          <w:ins w:id="8" w:author="Mohammed Zafar" w:date="2024-04-26T13:54:00Z"/>
          <w:rFonts w:ascii="Times New Roman" w:hAnsi="Times New Roman" w:cs="Times New Roman"/>
        </w:rPr>
      </w:pPr>
    </w:p>
    <w:p w14:paraId="7300E9BC" w14:textId="77777777" w:rsidR="00F439FA" w:rsidRDefault="00F439FA" w:rsidP="004A5213">
      <w:pPr>
        <w:rPr>
          <w:ins w:id="9" w:author="Mohammed Zafar" w:date="2024-04-26T13:54:00Z"/>
          <w:rFonts w:ascii="Times New Roman" w:hAnsi="Times New Roman" w:cs="Times New Roman"/>
        </w:rPr>
      </w:pPr>
    </w:p>
    <w:p w14:paraId="31AF4CE2" w14:textId="77777777" w:rsidR="00F439FA" w:rsidRDefault="00F439FA" w:rsidP="004A5213">
      <w:pPr>
        <w:rPr>
          <w:ins w:id="10" w:author="Mohammed Zafar" w:date="2024-04-26T13:54:00Z"/>
          <w:rFonts w:ascii="Times New Roman" w:hAnsi="Times New Roman" w:cs="Times New Roman"/>
        </w:rPr>
      </w:pPr>
    </w:p>
    <w:p w14:paraId="3F924F2C" w14:textId="77777777" w:rsidR="00F439FA" w:rsidRDefault="00F439FA" w:rsidP="004A5213">
      <w:pPr>
        <w:rPr>
          <w:ins w:id="11" w:author="Mohammed Zafar" w:date="2024-04-26T13:54:00Z"/>
          <w:rFonts w:ascii="Times New Roman" w:hAnsi="Times New Roman" w:cs="Times New Roman"/>
        </w:rPr>
      </w:pPr>
    </w:p>
    <w:p w14:paraId="3274ECFD" w14:textId="77777777" w:rsidR="00F439FA" w:rsidRDefault="00F439FA" w:rsidP="004A5213">
      <w:pPr>
        <w:rPr>
          <w:ins w:id="12" w:author="Mohammed Zafar" w:date="2024-04-26T13:54:00Z"/>
          <w:rFonts w:ascii="Times New Roman" w:hAnsi="Times New Roman" w:cs="Times New Roman"/>
        </w:rPr>
      </w:pPr>
    </w:p>
    <w:p w14:paraId="650E8084" w14:textId="77777777" w:rsidR="00F439FA" w:rsidRDefault="00F439FA" w:rsidP="004A5213">
      <w:pPr>
        <w:rPr>
          <w:ins w:id="13" w:author="Mohammed Zafar" w:date="2024-04-26T13:54:00Z"/>
          <w:rFonts w:ascii="Times New Roman" w:hAnsi="Times New Roman" w:cs="Times New Roman"/>
        </w:rPr>
      </w:pPr>
    </w:p>
    <w:p w14:paraId="5F4926D1" w14:textId="77777777" w:rsidR="00F439FA" w:rsidRDefault="00F439FA" w:rsidP="004A5213">
      <w:pPr>
        <w:rPr>
          <w:ins w:id="14" w:author="Mohammed Zafar" w:date="2024-04-26T13:54:00Z"/>
          <w:rFonts w:ascii="Times New Roman" w:hAnsi="Times New Roman" w:cs="Times New Roman"/>
        </w:rPr>
      </w:pPr>
    </w:p>
    <w:p w14:paraId="34D25D57" w14:textId="77777777" w:rsidR="00F439FA" w:rsidRDefault="00F439FA" w:rsidP="004A5213">
      <w:pPr>
        <w:rPr>
          <w:ins w:id="15" w:author="Mohammed Zafar" w:date="2024-04-26T13:54:00Z"/>
          <w:rFonts w:ascii="Times New Roman" w:hAnsi="Times New Roman" w:cs="Times New Roman"/>
        </w:rPr>
      </w:pPr>
    </w:p>
    <w:p w14:paraId="7575E9CF" w14:textId="77777777" w:rsidR="00F439FA" w:rsidRDefault="00F439FA" w:rsidP="004A5213">
      <w:pPr>
        <w:rPr>
          <w:ins w:id="16" w:author="Mohammed Zafar" w:date="2024-04-26T13:54:00Z"/>
          <w:rFonts w:ascii="Times New Roman" w:hAnsi="Times New Roman" w:cs="Times New Roman"/>
        </w:rPr>
      </w:pPr>
    </w:p>
    <w:p w14:paraId="1DFE5F5C" w14:textId="77777777" w:rsidR="00F439FA" w:rsidRDefault="00F439FA" w:rsidP="004A5213">
      <w:pPr>
        <w:rPr>
          <w:ins w:id="17" w:author="Mohammed Zafar" w:date="2024-04-26T13:54:00Z"/>
          <w:rFonts w:ascii="Times New Roman" w:hAnsi="Times New Roman" w:cs="Times New Roman"/>
        </w:rPr>
      </w:pPr>
    </w:p>
    <w:p w14:paraId="1F73254D" w14:textId="77777777" w:rsidR="00F439FA" w:rsidRDefault="00F439FA" w:rsidP="004A5213">
      <w:pPr>
        <w:rPr>
          <w:ins w:id="18" w:author="Mohammed Zafar" w:date="2024-04-26T13:54:00Z"/>
          <w:rFonts w:ascii="Times New Roman" w:hAnsi="Times New Roman" w:cs="Times New Roman"/>
        </w:rPr>
      </w:pPr>
    </w:p>
    <w:p w14:paraId="5E763820" w14:textId="77777777" w:rsidR="00F439FA" w:rsidRDefault="00F439FA" w:rsidP="004A5213">
      <w:pPr>
        <w:rPr>
          <w:ins w:id="19" w:author="Mohammed Zafar" w:date="2024-04-26T13:54:00Z"/>
          <w:rFonts w:ascii="Times New Roman" w:hAnsi="Times New Roman" w:cs="Times New Roman"/>
        </w:rPr>
      </w:pPr>
    </w:p>
    <w:p w14:paraId="49326FC6" w14:textId="77777777" w:rsidR="00F439FA" w:rsidRDefault="00F439FA" w:rsidP="004A5213">
      <w:pPr>
        <w:rPr>
          <w:ins w:id="20" w:author="Mohammed Zafar" w:date="2024-04-26T13:54:00Z"/>
          <w:rFonts w:ascii="Times New Roman" w:hAnsi="Times New Roman" w:cs="Times New Roman"/>
        </w:rPr>
      </w:pPr>
    </w:p>
    <w:p w14:paraId="4E3A56FF" w14:textId="77777777" w:rsidR="00F439FA" w:rsidRDefault="00F439FA" w:rsidP="004A5213">
      <w:pPr>
        <w:rPr>
          <w:ins w:id="21" w:author="Mohammed Zafar" w:date="2024-04-26T13:54:00Z"/>
          <w:rFonts w:ascii="Times New Roman" w:hAnsi="Times New Roman" w:cs="Times New Roman"/>
        </w:rPr>
      </w:pPr>
    </w:p>
    <w:p w14:paraId="3AD59348" w14:textId="77777777" w:rsidR="00F439FA" w:rsidRDefault="00F439FA" w:rsidP="004A5213">
      <w:pPr>
        <w:rPr>
          <w:ins w:id="22" w:author="Mohammed Zafar" w:date="2024-04-26T13:54:00Z"/>
          <w:rFonts w:ascii="Times New Roman" w:hAnsi="Times New Roman" w:cs="Times New Roman"/>
        </w:rPr>
      </w:pPr>
    </w:p>
    <w:p w14:paraId="0201A100" w14:textId="77777777" w:rsidR="00F439FA" w:rsidRDefault="00F439FA" w:rsidP="004A5213">
      <w:pPr>
        <w:rPr>
          <w:ins w:id="23" w:author="Mohammed Zafar" w:date="2024-04-26T13:54:00Z"/>
          <w:rFonts w:ascii="Times New Roman" w:hAnsi="Times New Roman" w:cs="Times New Roman"/>
        </w:rPr>
      </w:pPr>
    </w:p>
    <w:p w14:paraId="38E8392F" w14:textId="77777777" w:rsidR="00F439FA" w:rsidRDefault="00F439FA" w:rsidP="004A5213">
      <w:pPr>
        <w:rPr>
          <w:ins w:id="24" w:author="Mohammed Zafar" w:date="2024-04-26T13:54:00Z"/>
          <w:rFonts w:ascii="Times New Roman" w:hAnsi="Times New Roman" w:cs="Times New Roman"/>
        </w:rPr>
      </w:pPr>
    </w:p>
    <w:p w14:paraId="27CB83A6" w14:textId="77777777" w:rsidR="00F439FA" w:rsidRDefault="00F439FA" w:rsidP="004A5213">
      <w:pPr>
        <w:rPr>
          <w:ins w:id="25" w:author="Mohammed Zafar" w:date="2024-04-26T13:54:00Z"/>
          <w:rFonts w:ascii="Times New Roman" w:hAnsi="Times New Roman" w:cs="Times New Roman"/>
        </w:rPr>
      </w:pPr>
    </w:p>
    <w:p w14:paraId="50F311EE" w14:textId="77777777" w:rsidR="00F439FA" w:rsidRDefault="00F439FA" w:rsidP="004A5213">
      <w:pPr>
        <w:rPr>
          <w:ins w:id="26" w:author="Mohammed Zafar" w:date="2024-04-26T13:54:00Z"/>
          <w:rFonts w:ascii="Times New Roman" w:hAnsi="Times New Roman" w:cs="Times New Roman"/>
        </w:rPr>
      </w:pPr>
    </w:p>
    <w:p w14:paraId="60E68672" w14:textId="77777777" w:rsidR="00F439FA" w:rsidRDefault="00F439FA" w:rsidP="004A5213">
      <w:pPr>
        <w:rPr>
          <w:ins w:id="27" w:author="Mohammed Zafar" w:date="2024-04-26T13:54:00Z"/>
          <w:rFonts w:ascii="Times New Roman" w:hAnsi="Times New Roman" w:cs="Times New Roman"/>
        </w:rPr>
      </w:pPr>
    </w:p>
    <w:p w14:paraId="274C2D8E" w14:textId="77777777" w:rsidR="00F439FA" w:rsidRDefault="00F439FA" w:rsidP="004A5213">
      <w:pPr>
        <w:rPr>
          <w:ins w:id="28" w:author="Mohammed Zafar" w:date="2024-04-26T13:54:00Z"/>
          <w:rFonts w:ascii="Times New Roman" w:hAnsi="Times New Roman" w:cs="Times New Roman"/>
        </w:rPr>
      </w:pPr>
    </w:p>
    <w:p w14:paraId="2D1C16B3" w14:textId="77777777" w:rsidR="00F439FA" w:rsidRDefault="00F439FA" w:rsidP="004A5213">
      <w:pPr>
        <w:rPr>
          <w:ins w:id="29" w:author="Mohammed Zafar" w:date="2024-04-26T13:54:00Z"/>
          <w:rFonts w:ascii="Times New Roman" w:hAnsi="Times New Roman" w:cs="Times New Roman"/>
        </w:rPr>
      </w:pPr>
    </w:p>
    <w:p w14:paraId="6D7EF76A" w14:textId="77777777" w:rsidR="00F439FA" w:rsidRDefault="00F439FA" w:rsidP="004A5213">
      <w:pPr>
        <w:rPr>
          <w:ins w:id="30" w:author="Mohammed Zafar" w:date="2024-04-26T13:54:00Z"/>
          <w:rFonts w:ascii="Times New Roman" w:hAnsi="Times New Roman" w:cs="Times New Roman"/>
        </w:rPr>
      </w:pPr>
    </w:p>
    <w:p w14:paraId="37D9335B" w14:textId="77777777" w:rsidR="00F439FA" w:rsidRDefault="00F439FA" w:rsidP="004A5213">
      <w:pPr>
        <w:rPr>
          <w:ins w:id="31" w:author="Mohammed Zafar" w:date="2024-04-26T13:54:00Z"/>
          <w:rFonts w:ascii="Times New Roman" w:hAnsi="Times New Roman" w:cs="Times New Roman"/>
        </w:rPr>
      </w:pPr>
    </w:p>
    <w:p w14:paraId="235800E0" w14:textId="77777777" w:rsidR="00F439FA" w:rsidRDefault="00F439FA" w:rsidP="004A5213">
      <w:pPr>
        <w:rPr>
          <w:ins w:id="32" w:author="Mohammed Zafar" w:date="2024-04-26T13:54:00Z"/>
          <w:rFonts w:ascii="Times New Roman" w:hAnsi="Times New Roman" w:cs="Times New Roman"/>
        </w:rPr>
      </w:pPr>
    </w:p>
    <w:p w14:paraId="14316E15" w14:textId="77777777" w:rsidR="00F439FA" w:rsidRDefault="00F439FA" w:rsidP="004A5213">
      <w:pPr>
        <w:rPr>
          <w:ins w:id="33" w:author="Mohammed Zafar" w:date="2024-04-26T13:54:00Z"/>
          <w:rFonts w:ascii="Times New Roman" w:hAnsi="Times New Roman" w:cs="Times New Roman"/>
        </w:rPr>
      </w:pPr>
    </w:p>
    <w:p w14:paraId="35954168" w14:textId="77777777" w:rsidR="00F439FA" w:rsidRDefault="00F439FA" w:rsidP="004A5213">
      <w:pPr>
        <w:rPr>
          <w:ins w:id="34" w:author="Mohammed Zafar" w:date="2024-04-26T13:54:00Z"/>
          <w:rFonts w:ascii="Times New Roman" w:hAnsi="Times New Roman" w:cs="Times New Roman"/>
        </w:rPr>
      </w:pPr>
    </w:p>
    <w:p w14:paraId="6D6B1517" w14:textId="77777777" w:rsidR="00F439FA" w:rsidRDefault="00F439FA" w:rsidP="004A5213">
      <w:pPr>
        <w:rPr>
          <w:ins w:id="35" w:author="Mohammed Zafar" w:date="2024-04-26T13:54:00Z"/>
          <w:rFonts w:ascii="Times New Roman" w:hAnsi="Times New Roman" w:cs="Times New Roman"/>
        </w:rPr>
      </w:pPr>
    </w:p>
    <w:p w14:paraId="7FAE13F5" w14:textId="77777777" w:rsidR="00F439FA" w:rsidRDefault="00F439FA" w:rsidP="004A5213">
      <w:pPr>
        <w:rPr>
          <w:ins w:id="36" w:author="Mohammed Zafar" w:date="2024-04-26T13:54:00Z"/>
          <w:rFonts w:ascii="Times New Roman" w:hAnsi="Times New Roman" w:cs="Times New Roman"/>
        </w:rPr>
      </w:pPr>
    </w:p>
    <w:p w14:paraId="4CAC1851" w14:textId="77777777" w:rsidR="00F439FA" w:rsidRDefault="00F439FA" w:rsidP="004A5213">
      <w:pPr>
        <w:rPr>
          <w:rFonts w:ascii="Times New Roman" w:hAnsi="Times New Roman" w:cs="Times New Roman"/>
        </w:rPr>
      </w:pPr>
    </w:p>
    <w:p w14:paraId="317D98D7" w14:textId="77777777" w:rsidR="004A5213" w:rsidRDefault="004A5213" w:rsidP="004A5213">
      <w:pPr>
        <w:rPr>
          <w:rFonts w:ascii="Times New Roman" w:hAnsi="Times New Roman" w:cs="Times New Roman"/>
        </w:rPr>
      </w:pPr>
    </w:p>
    <w:p w14:paraId="7FC79BC8" w14:textId="77777777" w:rsidR="00E44859" w:rsidRDefault="00E44859" w:rsidP="004A5213">
      <w:pPr>
        <w:rPr>
          <w:rFonts w:ascii="Times New Roman" w:hAnsi="Times New Roman" w:cs="Times New Roman"/>
        </w:rPr>
      </w:pPr>
    </w:p>
    <w:p w14:paraId="3287C03C" w14:textId="77777777" w:rsidR="00E44859" w:rsidRDefault="00E44859" w:rsidP="004A5213">
      <w:pPr>
        <w:rPr>
          <w:rFonts w:ascii="Times New Roman" w:hAnsi="Times New Roman" w:cs="Times New Roman"/>
        </w:rPr>
      </w:pPr>
    </w:p>
    <w:p w14:paraId="56766CD3" w14:textId="77777777" w:rsidR="00E44859" w:rsidRDefault="00E44859" w:rsidP="004A5213">
      <w:pPr>
        <w:rPr>
          <w:rFonts w:ascii="Times New Roman" w:hAnsi="Times New Roman" w:cs="Times New Roman"/>
        </w:rPr>
      </w:pPr>
    </w:p>
    <w:p w14:paraId="06F689BB" w14:textId="77777777" w:rsidR="00024208" w:rsidRDefault="00024208" w:rsidP="0059301B">
      <w:pPr>
        <w:rPr>
          <w:rFonts w:ascii="Times New Roman" w:hAnsi="Times New Roman" w:cs="Times New Roman"/>
          <w:color w:val="FF0000"/>
        </w:rPr>
      </w:pPr>
    </w:p>
    <w:p w14:paraId="63C802E8" w14:textId="3CAAFE9C" w:rsidR="0059301B" w:rsidRPr="0059301B" w:rsidRDefault="0059301B" w:rsidP="0059301B">
      <w:pPr>
        <w:rPr>
          <w:rFonts w:ascii="Times New Roman" w:hAnsi="Times New Roman" w:cs="Times New Roman"/>
        </w:rPr>
      </w:pPr>
      <w:r w:rsidRPr="00DC6197">
        <w:rPr>
          <w:rFonts w:ascii="Times New Roman" w:hAnsi="Times New Roman" w:cs="Times New Roman"/>
          <w:color w:val="FF0000"/>
        </w:rPr>
        <w:t>Scope</w:t>
      </w:r>
      <w:r w:rsidRPr="0059301B">
        <w:rPr>
          <w:rFonts w:ascii="Times New Roman" w:hAnsi="Times New Roman" w:cs="Times New Roman"/>
        </w:rPr>
        <w:t>:</w:t>
      </w:r>
    </w:p>
    <w:p w14:paraId="6FDF81A6" w14:textId="77777777" w:rsidR="0059301B" w:rsidRDefault="0059301B" w:rsidP="0059301B">
      <w:pPr>
        <w:rPr>
          <w:rFonts w:ascii="Times New Roman" w:hAnsi="Times New Roman" w:cs="Times New Roman"/>
        </w:rPr>
      </w:pPr>
    </w:p>
    <w:p w14:paraId="3204F8B0" w14:textId="030848DA" w:rsidR="0059301B" w:rsidRPr="0059301B" w:rsidRDefault="0059301B" w:rsidP="0059301B">
      <w:pPr>
        <w:rPr>
          <w:rFonts w:ascii="Times New Roman" w:hAnsi="Times New Roman" w:cs="Times New Roman"/>
        </w:rPr>
      </w:pPr>
      <w:r w:rsidRPr="0059301B">
        <w:rPr>
          <w:rFonts w:ascii="Times New Roman" w:hAnsi="Times New Roman" w:cs="Times New Roman"/>
        </w:rPr>
        <w:t xml:space="preserve">The solution will answer the answer research question if UTR is the best parameter for tennis. The solution will incorporate functional requirements including reaching a substantiated conclusion as to whether the research question was supported or </w:t>
      </w:r>
      <w:proofErr w:type="gramStart"/>
      <w:r w:rsidRPr="0059301B">
        <w:rPr>
          <w:rFonts w:ascii="Times New Roman" w:hAnsi="Times New Roman" w:cs="Times New Roman"/>
        </w:rPr>
        <w:t>refuted,  complex</w:t>
      </w:r>
      <w:proofErr w:type="gramEnd"/>
      <w:r w:rsidRPr="0059301B">
        <w:rPr>
          <w:rFonts w:ascii="Times New Roman" w:hAnsi="Times New Roman" w:cs="Times New Roman"/>
        </w:rPr>
        <w:t xml:space="preserve"> data is presented in a simplified and meaningful way, including a mixture of data types including text, numbers, photos and both interactive and static graphics. The solution will incorporate non-functional requirements such as all data used is current (less than 50 years old, 1973,2023), presented text, diagrams and tables being accurate and relevant to the topic, the solution providing a complete picture of the research,  data being easy to interpret and it is interpreted correctly, information is concise and is presented with numerous colours in the solution, data is accurate and provides a clear answer to the research question. The data requirements of the solution are Top tennis players UTR specifically the top 10 from the past 50 years, a large amount of data including data from 1973 to 2023, parameters, measuring groundstroke speed and consistency compared to other, most revered tennis players, tennis UTR, player skills, specifically the top player’s strengths and weaknesses, statistics including most court coverage, fastest serve speed, ground strokes speed and consistency, include public opinion of the greatest players in their era.</w:t>
      </w:r>
    </w:p>
    <w:p w14:paraId="50CBF5F2" w14:textId="03C533E2" w:rsidR="0059301B" w:rsidRDefault="0059301B" w:rsidP="0059301B">
      <w:pPr>
        <w:rPr>
          <w:rFonts w:ascii="Times New Roman" w:hAnsi="Times New Roman" w:cs="Times New Roman"/>
        </w:rPr>
      </w:pPr>
    </w:p>
    <w:p w14:paraId="2CA8A640" w14:textId="77777777" w:rsidR="0059301B" w:rsidRDefault="0059301B" w:rsidP="0059301B">
      <w:pPr>
        <w:rPr>
          <w:rFonts w:ascii="Times New Roman" w:hAnsi="Times New Roman" w:cs="Times New Roman"/>
        </w:rPr>
      </w:pPr>
    </w:p>
    <w:p w14:paraId="4CE21052" w14:textId="61D87862" w:rsidR="00796CAE" w:rsidRDefault="0059301B" w:rsidP="00796CAE">
      <w:pPr>
        <w:rPr>
          <w:rFonts w:ascii="Times New Roman" w:hAnsi="Times New Roman" w:cs="Times New Roman"/>
        </w:rPr>
      </w:pPr>
      <w:r>
        <w:rPr>
          <w:rFonts w:ascii="Times New Roman" w:hAnsi="Times New Roman" w:cs="Times New Roman"/>
        </w:rPr>
        <w:t>The solution would also incorporate economic constraints: S</w:t>
      </w:r>
      <w:r w:rsidRPr="00557C5D">
        <w:rPr>
          <w:rFonts w:ascii="Times New Roman" w:hAnsi="Times New Roman" w:cs="Times New Roman"/>
        </w:rPr>
        <w:t xml:space="preserve">AT solution must be completed by late </w:t>
      </w:r>
      <w:proofErr w:type="gramStart"/>
      <w:r w:rsidRPr="00557C5D">
        <w:rPr>
          <w:rFonts w:ascii="Times New Roman" w:hAnsi="Times New Roman" w:cs="Times New Roman"/>
        </w:rPr>
        <w:t>August</w:t>
      </w:r>
      <w:r>
        <w:rPr>
          <w:rFonts w:ascii="Times New Roman" w:hAnsi="Times New Roman" w:cs="Times New Roman"/>
        </w:rPr>
        <w:t>,  t</w:t>
      </w:r>
      <w:r w:rsidRPr="00557C5D">
        <w:rPr>
          <w:rFonts w:ascii="Times New Roman" w:hAnsi="Times New Roman" w:cs="Times New Roman"/>
        </w:rPr>
        <w:t>ime</w:t>
      </w:r>
      <w:proofErr w:type="gramEnd"/>
      <w:r w:rsidRPr="00557C5D">
        <w:rPr>
          <w:rFonts w:ascii="Times New Roman" w:hAnsi="Times New Roman" w:cs="Times New Roman"/>
        </w:rPr>
        <w:t xml:space="preserve"> must be allocated to collect data</w:t>
      </w:r>
      <w:r>
        <w:rPr>
          <w:rFonts w:ascii="Times New Roman" w:hAnsi="Times New Roman" w:cs="Times New Roman"/>
        </w:rPr>
        <w:t xml:space="preserve">, </w:t>
      </w:r>
      <w:r w:rsidRPr="00557C5D">
        <w:rPr>
          <w:rFonts w:ascii="Times New Roman" w:hAnsi="Times New Roman" w:cs="Times New Roman"/>
        </w:rPr>
        <w:t xml:space="preserve"> </w:t>
      </w:r>
      <w:r>
        <w:rPr>
          <w:rFonts w:ascii="Times New Roman" w:hAnsi="Times New Roman" w:cs="Times New Roman"/>
        </w:rPr>
        <w:t>n</w:t>
      </w:r>
      <w:r w:rsidRPr="00557C5D">
        <w:rPr>
          <w:rFonts w:ascii="Times New Roman" w:hAnsi="Times New Roman" w:cs="Times New Roman"/>
        </w:rPr>
        <w:t xml:space="preserve">o budget </w:t>
      </w:r>
      <w:r>
        <w:rPr>
          <w:rFonts w:ascii="Times New Roman" w:hAnsi="Times New Roman" w:cs="Times New Roman"/>
        </w:rPr>
        <w:t xml:space="preserve">was </w:t>
      </w:r>
      <w:r w:rsidRPr="00557C5D">
        <w:rPr>
          <w:rFonts w:ascii="Times New Roman" w:hAnsi="Times New Roman" w:cs="Times New Roman"/>
        </w:rPr>
        <w:t xml:space="preserve">assigned to </w:t>
      </w:r>
      <w:r>
        <w:rPr>
          <w:rFonts w:ascii="Times New Roman" w:hAnsi="Times New Roman" w:cs="Times New Roman"/>
        </w:rPr>
        <w:t xml:space="preserve">the </w:t>
      </w:r>
      <w:r w:rsidRPr="00557C5D">
        <w:rPr>
          <w:rFonts w:ascii="Times New Roman" w:hAnsi="Times New Roman" w:cs="Times New Roman"/>
        </w:rPr>
        <w:t>project so all data must be sourced from free sources</w:t>
      </w:r>
      <w:r>
        <w:rPr>
          <w:rFonts w:ascii="Times New Roman" w:hAnsi="Times New Roman" w:cs="Times New Roman"/>
        </w:rPr>
        <w:t>, only includes data from 1973 -2023. The solution would also incorporate technical constraints such as a</w:t>
      </w:r>
      <w:r w:rsidRPr="00557C5D">
        <w:rPr>
          <w:rFonts w:ascii="Times New Roman" w:hAnsi="Times New Roman" w:cs="Times New Roman"/>
        </w:rPr>
        <w:t xml:space="preserve">ll datasets must be processed using Microsoft Excel or </w:t>
      </w:r>
      <w:proofErr w:type="spellStart"/>
      <w:r w:rsidRPr="00557C5D">
        <w:rPr>
          <w:rFonts w:ascii="Times New Roman" w:hAnsi="Times New Roman" w:cs="Times New Roman"/>
        </w:rPr>
        <w:t>Airtable</w:t>
      </w:r>
      <w:proofErr w:type="spellEnd"/>
      <w:r>
        <w:rPr>
          <w:rFonts w:ascii="Times New Roman" w:hAnsi="Times New Roman" w:cs="Times New Roman"/>
        </w:rPr>
        <w:t>, an i</w:t>
      </w:r>
      <w:r w:rsidRPr="00557C5D">
        <w:rPr>
          <w:rFonts w:ascii="Times New Roman" w:hAnsi="Times New Roman" w:cs="Times New Roman"/>
        </w:rPr>
        <w:t xml:space="preserve">nfographic is created on </w:t>
      </w:r>
      <w:r>
        <w:rPr>
          <w:rFonts w:ascii="Times New Roman" w:hAnsi="Times New Roman" w:cs="Times New Roman"/>
        </w:rPr>
        <w:t xml:space="preserve">a </w:t>
      </w:r>
      <w:r w:rsidRPr="00557C5D">
        <w:rPr>
          <w:rFonts w:ascii="Times New Roman" w:hAnsi="Times New Roman" w:cs="Times New Roman"/>
        </w:rPr>
        <w:t>school laptop</w:t>
      </w:r>
      <w:r>
        <w:rPr>
          <w:rFonts w:ascii="Times New Roman" w:hAnsi="Times New Roman" w:cs="Times New Roman"/>
        </w:rPr>
        <w:t>, h</w:t>
      </w:r>
      <w:r w:rsidRPr="00557C5D">
        <w:rPr>
          <w:rFonts w:ascii="Times New Roman" w:hAnsi="Times New Roman" w:cs="Times New Roman"/>
        </w:rPr>
        <w:t>aven't created an interactive infographic before, so a new skill/program must be learnt to complete this solution</w:t>
      </w:r>
      <w:r>
        <w:rPr>
          <w:rFonts w:ascii="Times New Roman" w:hAnsi="Times New Roman" w:cs="Times New Roman"/>
        </w:rPr>
        <w:t>. Finally</w:t>
      </w:r>
      <w:r w:rsidR="00796CAE">
        <w:rPr>
          <w:rFonts w:ascii="Times New Roman" w:hAnsi="Times New Roman" w:cs="Times New Roman"/>
        </w:rPr>
        <w:t>,</w:t>
      </w:r>
      <w:r>
        <w:rPr>
          <w:rFonts w:ascii="Times New Roman" w:hAnsi="Times New Roman" w:cs="Times New Roman"/>
        </w:rPr>
        <w:t xml:space="preserve"> the solution will incorporate other constraints such as s</w:t>
      </w:r>
      <w:r w:rsidRPr="00557C5D">
        <w:rPr>
          <w:rFonts w:ascii="Times New Roman" w:hAnsi="Times New Roman" w:cs="Times New Roman"/>
        </w:rPr>
        <w:t>econdary sources are sourced from trustworthy and free online sources</w:t>
      </w:r>
      <w:r>
        <w:rPr>
          <w:rFonts w:ascii="Times New Roman" w:hAnsi="Times New Roman" w:cs="Times New Roman"/>
        </w:rPr>
        <w:t xml:space="preserve"> (social), a</w:t>
      </w:r>
      <w:r w:rsidRPr="00557C5D">
        <w:rPr>
          <w:rFonts w:ascii="Times New Roman" w:hAnsi="Times New Roman" w:cs="Times New Roman"/>
        </w:rPr>
        <w:t>ll secondary sources must be referenced correctly to avoid legal complications</w:t>
      </w:r>
      <w:r>
        <w:rPr>
          <w:rFonts w:ascii="Times New Roman" w:hAnsi="Times New Roman" w:cs="Times New Roman"/>
        </w:rPr>
        <w:t xml:space="preserve"> (legal</w:t>
      </w:r>
      <w:proofErr w:type="gramStart"/>
      <w:r>
        <w:rPr>
          <w:rFonts w:ascii="Times New Roman" w:hAnsi="Times New Roman" w:cs="Times New Roman"/>
        </w:rPr>
        <w:t>)</w:t>
      </w:r>
      <w:r w:rsidR="00796CAE">
        <w:rPr>
          <w:rFonts w:ascii="Times New Roman" w:hAnsi="Times New Roman" w:cs="Times New Roman"/>
        </w:rPr>
        <w:t>,  information</w:t>
      </w:r>
      <w:proofErr w:type="gramEnd"/>
      <w:r w:rsidR="00796CAE" w:rsidRPr="00557C5D">
        <w:rPr>
          <w:rFonts w:ascii="Times New Roman" w:hAnsi="Times New Roman" w:cs="Times New Roman"/>
        </w:rPr>
        <w:t xml:space="preserve"> must be able to be easily interpreted by </w:t>
      </w:r>
      <w:r w:rsidR="00796CAE">
        <w:rPr>
          <w:rFonts w:ascii="Times New Roman" w:hAnsi="Times New Roman" w:cs="Times New Roman"/>
        </w:rPr>
        <w:t xml:space="preserve">the </w:t>
      </w:r>
      <w:r w:rsidR="00796CAE" w:rsidRPr="00557C5D">
        <w:rPr>
          <w:rFonts w:ascii="Times New Roman" w:hAnsi="Times New Roman" w:cs="Times New Roman"/>
        </w:rPr>
        <w:t>user</w:t>
      </w:r>
      <w:r w:rsidR="00796CAE">
        <w:rPr>
          <w:rFonts w:ascii="Times New Roman" w:hAnsi="Times New Roman" w:cs="Times New Roman"/>
        </w:rPr>
        <w:t xml:space="preserve"> (Usability),</w:t>
      </w:r>
      <w:r w:rsidR="00796CAE" w:rsidRPr="00557C5D">
        <w:rPr>
          <w:rFonts w:ascii="Times New Roman" w:hAnsi="Times New Roman" w:cs="Times New Roman"/>
        </w:rPr>
        <w:t xml:space="preserve"> </w:t>
      </w:r>
      <w:r w:rsidR="00796CAE">
        <w:rPr>
          <w:rFonts w:ascii="Times New Roman" w:hAnsi="Times New Roman" w:cs="Times New Roman"/>
        </w:rPr>
        <w:t>u</w:t>
      </w:r>
      <w:r w:rsidR="00796CAE" w:rsidRPr="00557C5D">
        <w:rPr>
          <w:rFonts w:ascii="Times New Roman" w:hAnsi="Times New Roman" w:cs="Times New Roman"/>
        </w:rPr>
        <w:t xml:space="preserve">sers </w:t>
      </w:r>
      <w:r w:rsidR="00796CAE">
        <w:rPr>
          <w:rFonts w:ascii="Times New Roman" w:hAnsi="Times New Roman" w:cs="Times New Roman"/>
        </w:rPr>
        <w:t>can</w:t>
      </w:r>
      <w:r w:rsidR="00796CAE" w:rsidRPr="00557C5D">
        <w:rPr>
          <w:rFonts w:ascii="Times New Roman" w:hAnsi="Times New Roman" w:cs="Times New Roman"/>
        </w:rPr>
        <w:t xml:space="preserve"> navigate solution</w:t>
      </w:r>
      <w:r w:rsidR="00796CAE">
        <w:rPr>
          <w:rFonts w:ascii="Times New Roman" w:hAnsi="Times New Roman" w:cs="Times New Roman"/>
        </w:rPr>
        <w:t>s</w:t>
      </w:r>
      <w:r w:rsidR="00796CAE" w:rsidRPr="00557C5D">
        <w:rPr>
          <w:rFonts w:ascii="Times New Roman" w:hAnsi="Times New Roman" w:cs="Times New Roman"/>
        </w:rPr>
        <w:t xml:space="preserve"> and dynamic features without extra guidance</w:t>
      </w:r>
      <w:r w:rsidR="00796CAE">
        <w:rPr>
          <w:rFonts w:ascii="Times New Roman" w:hAnsi="Times New Roman" w:cs="Times New Roman"/>
        </w:rPr>
        <w:t xml:space="preserve"> (Usability). </w:t>
      </w:r>
    </w:p>
    <w:p w14:paraId="37FCA6F6" w14:textId="77777777" w:rsidR="00796CAE" w:rsidRDefault="00796CAE" w:rsidP="00796CAE">
      <w:pPr>
        <w:rPr>
          <w:rFonts w:ascii="Times New Roman" w:hAnsi="Times New Roman" w:cs="Times New Roman"/>
        </w:rPr>
      </w:pPr>
    </w:p>
    <w:p w14:paraId="33B34E7F" w14:textId="1ACA9AAD" w:rsidR="00796CAE" w:rsidRPr="00557C5D" w:rsidRDefault="00796CAE" w:rsidP="00796CAE">
      <w:pPr>
        <w:rPr>
          <w:rFonts w:ascii="Times New Roman" w:hAnsi="Times New Roman" w:cs="Times New Roman"/>
        </w:rPr>
      </w:pPr>
      <w:r>
        <w:rPr>
          <w:rFonts w:ascii="Times New Roman" w:hAnsi="Times New Roman" w:cs="Times New Roman"/>
        </w:rPr>
        <w:t xml:space="preserve">However, the solution won’t incorporate any data before 1973 because it is irrelevant </w:t>
      </w:r>
      <w:r w:rsidR="00867C3A">
        <w:rPr>
          <w:rFonts w:ascii="Times New Roman" w:hAnsi="Times New Roman" w:cs="Times New Roman"/>
        </w:rPr>
        <w:t xml:space="preserve">to </w:t>
      </w:r>
      <w:r>
        <w:rPr>
          <w:rFonts w:ascii="Times New Roman" w:hAnsi="Times New Roman" w:cs="Times New Roman"/>
        </w:rPr>
        <w:t>the solution</w:t>
      </w:r>
      <w:r w:rsidR="00867C3A">
        <w:rPr>
          <w:rFonts w:ascii="Times New Roman" w:hAnsi="Times New Roman" w:cs="Times New Roman"/>
        </w:rPr>
        <w:t xml:space="preserve"> because of how long ago it was, therefore would not be considered current</w:t>
      </w:r>
      <w:r>
        <w:rPr>
          <w:rFonts w:ascii="Times New Roman" w:hAnsi="Times New Roman" w:cs="Times New Roman"/>
        </w:rPr>
        <w:t xml:space="preserve">. </w:t>
      </w:r>
      <w:r w:rsidR="00932A5C">
        <w:rPr>
          <w:rFonts w:ascii="Times New Roman" w:hAnsi="Times New Roman" w:cs="Times New Roman"/>
        </w:rPr>
        <w:t xml:space="preserve">The solution also will not include data from paying online services. </w:t>
      </w:r>
    </w:p>
    <w:p w14:paraId="09627D98" w14:textId="77777777" w:rsidR="004A5213" w:rsidRDefault="004A5213" w:rsidP="004A5213">
      <w:pPr>
        <w:rPr>
          <w:ins w:id="37" w:author="Mohammed Zafar" w:date="2024-04-26T13:54:00Z"/>
          <w:rFonts w:ascii="Times New Roman" w:hAnsi="Times New Roman" w:cs="Times New Roman"/>
        </w:rPr>
      </w:pPr>
    </w:p>
    <w:p w14:paraId="49E12E11" w14:textId="77777777" w:rsidR="00F439FA" w:rsidRDefault="00F439FA" w:rsidP="004A5213">
      <w:pPr>
        <w:rPr>
          <w:ins w:id="38" w:author="Mohammed Zafar" w:date="2024-04-26T13:54:00Z"/>
          <w:rFonts w:ascii="Times New Roman" w:hAnsi="Times New Roman" w:cs="Times New Roman"/>
        </w:rPr>
      </w:pPr>
    </w:p>
    <w:p w14:paraId="4DB47E4B" w14:textId="77777777" w:rsidR="00F439FA" w:rsidRDefault="00F439FA" w:rsidP="004A5213">
      <w:pPr>
        <w:rPr>
          <w:ins w:id="39" w:author="Mohammed Zafar" w:date="2024-04-26T13:54:00Z"/>
          <w:rFonts w:ascii="Times New Roman" w:hAnsi="Times New Roman" w:cs="Times New Roman"/>
        </w:rPr>
      </w:pPr>
    </w:p>
    <w:p w14:paraId="018727CD" w14:textId="77777777" w:rsidR="00F439FA" w:rsidRDefault="00F439FA" w:rsidP="004A5213">
      <w:pPr>
        <w:rPr>
          <w:ins w:id="40" w:author="Mohammed Zafar" w:date="2024-04-26T13:54:00Z"/>
          <w:rFonts w:ascii="Times New Roman" w:hAnsi="Times New Roman" w:cs="Times New Roman"/>
        </w:rPr>
      </w:pPr>
    </w:p>
    <w:p w14:paraId="01FDC038" w14:textId="77777777" w:rsidR="00F439FA" w:rsidRDefault="00F439FA" w:rsidP="004A5213">
      <w:pPr>
        <w:rPr>
          <w:ins w:id="41" w:author="Mohammed Zafar" w:date="2024-04-26T13:54:00Z"/>
          <w:rFonts w:ascii="Times New Roman" w:hAnsi="Times New Roman" w:cs="Times New Roman"/>
        </w:rPr>
      </w:pPr>
    </w:p>
    <w:p w14:paraId="39B72AEA" w14:textId="77777777" w:rsidR="00F439FA" w:rsidRDefault="00F439FA" w:rsidP="004A5213">
      <w:pPr>
        <w:rPr>
          <w:ins w:id="42" w:author="Mohammed Zafar" w:date="2024-04-26T13:54:00Z"/>
          <w:rFonts w:ascii="Times New Roman" w:hAnsi="Times New Roman" w:cs="Times New Roman"/>
        </w:rPr>
      </w:pPr>
    </w:p>
    <w:p w14:paraId="766BB1CC" w14:textId="77777777" w:rsidR="00F439FA" w:rsidRDefault="00F439FA" w:rsidP="004A5213">
      <w:pPr>
        <w:rPr>
          <w:ins w:id="43" w:author="Mohammed Zafar" w:date="2024-04-26T13:54:00Z"/>
          <w:rFonts w:ascii="Times New Roman" w:hAnsi="Times New Roman" w:cs="Times New Roman"/>
        </w:rPr>
      </w:pPr>
    </w:p>
    <w:p w14:paraId="7CBCD2D7" w14:textId="77777777" w:rsidR="00F439FA" w:rsidRDefault="00F439FA" w:rsidP="004A5213">
      <w:pPr>
        <w:rPr>
          <w:ins w:id="44" w:author="Mohammed Zafar" w:date="2024-04-26T13:54:00Z"/>
          <w:rFonts w:ascii="Times New Roman" w:hAnsi="Times New Roman" w:cs="Times New Roman"/>
        </w:rPr>
      </w:pPr>
    </w:p>
    <w:p w14:paraId="364C006F" w14:textId="77777777" w:rsidR="00F439FA" w:rsidRDefault="00F439FA" w:rsidP="004A5213">
      <w:pPr>
        <w:rPr>
          <w:ins w:id="45" w:author="Mohammed Zafar" w:date="2024-04-26T13:54:00Z"/>
          <w:rFonts w:ascii="Times New Roman" w:hAnsi="Times New Roman" w:cs="Times New Roman"/>
        </w:rPr>
      </w:pPr>
    </w:p>
    <w:p w14:paraId="0F4B120F" w14:textId="77777777" w:rsidR="00F439FA" w:rsidRDefault="00F439FA" w:rsidP="004A5213">
      <w:pPr>
        <w:rPr>
          <w:ins w:id="46" w:author="Mohammed Zafar" w:date="2024-04-26T13:54:00Z"/>
          <w:rFonts w:ascii="Times New Roman" w:hAnsi="Times New Roman" w:cs="Times New Roman"/>
        </w:rPr>
      </w:pPr>
    </w:p>
    <w:p w14:paraId="049FD7F2" w14:textId="77777777" w:rsidR="00F439FA" w:rsidRDefault="00F439FA" w:rsidP="004A5213">
      <w:pPr>
        <w:rPr>
          <w:ins w:id="47" w:author="Mohammed Zafar" w:date="2024-04-26T13:54:00Z"/>
          <w:rFonts w:ascii="Times New Roman" w:hAnsi="Times New Roman" w:cs="Times New Roman"/>
        </w:rPr>
      </w:pPr>
    </w:p>
    <w:p w14:paraId="4BC7A3A4" w14:textId="77777777" w:rsidR="00F439FA" w:rsidRDefault="00F439FA" w:rsidP="004A5213">
      <w:pPr>
        <w:rPr>
          <w:ins w:id="48" w:author="Mohammed Zafar" w:date="2024-04-26T13:54:00Z"/>
          <w:rFonts w:ascii="Times New Roman" w:hAnsi="Times New Roman" w:cs="Times New Roman"/>
        </w:rPr>
      </w:pPr>
    </w:p>
    <w:p w14:paraId="03FF9C50" w14:textId="77777777" w:rsidR="00F439FA" w:rsidRDefault="00F439FA" w:rsidP="004A5213">
      <w:pPr>
        <w:rPr>
          <w:ins w:id="49" w:author="Mohammed Zafar" w:date="2024-04-26T13:54:00Z"/>
          <w:rFonts w:ascii="Times New Roman" w:hAnsi="Times New Roman" w:cs="Times New Roman"/>
        </w:rPr>
      </w:pPr>
    </w:p>
    <w:p w14:paraId="7F3AB7CA" w14:textId="77777777" w:rsidR="00F439FA" w:rsidRDefault="00F439FA" w:rsidP="004A5213">
      <w:pPr>
        <w:rPr>
          <w:rFonts w:ascii="Times New Roman" w:hAnsi="Times New Roman" w:cs="Times New Roman"/>
        </w:rPr>
      </w:pPr>
    </w:p>
    <w:p w14:paraId="1068507F" w14:textId="77777777" w:rsidR="004A5213" w:rsidRDefault="004A5213" w:rsidP="004A5213">
      <w:pPr>
        <w:rPr>
          <w:rFonts w:ascii="Times New Roman" w:hAnsi="Times New Roman" w:cs="Times New Roman"/>
        </w:rPr>
      </w:pPr>
    </w:p>
    <w:p w14:paraId="6427E108" w14:textId="77777777" w:rsidR="00B27376" w:rsidRDefault="00B27376" w:rsidP="00B27376">
      <w:pPr>
        <w:shd w:val="clear" w:color="auto" w:fill="FFFFFF"/>
        <w:rPr>
          <w:rFonts w:ascii="stile-glyph-6bda40fc46" w:eastAsia="Times New Roman" w:hAnsi="stile-glyph-6bda40fc46" w:cs="Open Sans"/>
          <w:color w:val="000000"/>
          <w:kern w:val="0"/>
          <w:bdr w:val="none" w:sz="0" w:space="0" w:color="auto" w:frame="1"/>
          <w:lang w:eastAsia="en-GB"/>
          <w14:ligatures w14:val="none"/>
        </w:rPr>
      </w:pPr>
    </w:p>
    <w:p w14:paraId="7BD9AF21" w14:textId="77777777" w:rsidR="00B27376" w:rsidRPr="00B06A66" w:rsidRDefault="00B27376" w:rsidP="00B27376">
      <w:pPr>
        <w:shd w:val="clear" w:color="auto" w:fill="FFFFFF"/>
        <w:rPr>
          <w:rFonts w:ascii="Open Sans" w:eastAsia="Times New Roman" w:hAnsi="Open Sans" w:cs="Open Sans"/>
          <w:color w:val="000000"/>
          <w:kern w:val="0"/>
          <w:lang w:eastAsia="en-GB"/>
          <w14:ligatures w14:val="none"/>
        </w:rPr>
      </w:pPr>
    </w:p>
    <w:p w14:paraId="783E3548" w14:textId="77777777" w:rsidR="00FC13C2" w:rsidRPr="004A5213" w:rsidRDefault="00FC13C2" w:rsidP="00FC13C2">
      <w:pPr>
        <w:rPr>
          <w:rFonts w:ascii="Times New Roman" w:hAnsi="Times New Roman" w:cs="Times New Roman"/>
          <w:color w:val="FF0000"/>
        </w:rPr>
      </w:pPr>
      <w:r w:rsidRPr="004A5213">
        <w:rPr>
          <w:rFonts w:ascii="Times New Roman" w:hAnsi="Times New Roman" w:cs="Times New Roman"/>
          <w:color w:val="FF0000"/>
        </w:rPr>
        <w:t>Functional Requirements:</w:t>
      </w:r>
    </w:p>
    <w:p w14:paraId="058F1687" w14:textId="77777777" w:rsidR="00FC13C2" w:rsidRDefault="00FC13C2" w:rsidP="00FC13C2">
      <w:pPr>
        <w:rPr>
          <w:rFonts w:ascii="Times New Roman" w:hAnsi="Times New Roman" w:cs="Times New Roman"/>
        </w:rPr>
      </w:pPr>
    </w:p>
    <w:p w14:paraId="5D5FE6D3" w14:textId="77777777" w:rsidR="00FC13C2" w:rsidRPr="00024208" w:rsidRDefault="00FC13C2" w:rsidP="00FC13C2">
      <w:pPr>
        <w:pStyle w:val="ListParagraph"/>
        <w:numPr>
          <w:ilvl w:val="0"/>
          <w:numId w:val="3"/>
        </w:numPr>
        <w:rPr>
          <w:rFonts w:ascii="Times New Roman" w:hAnsi="Times New Roman" w:cs="Times New Roman"/>
          <w:color w:val="00B050"/>
        </w:rPr>
      </w:pPr>
      <w:r w:rsidRPr="00024208">
        <w:rPr>
          <w:rFonts w:ascii="Times New Roman" w:hAnsi="Times New Roman" w:cs="Times New Roman"/>
          <w:color w:val="00B050"/>
        </w:rPr>
        <w:t xml:space="preserve">reach a substantiated conclusion as to whether the research question was supported or </w:t>
      </w:r>
      <w:proofErr w:type="gramStart"/>
      <w:r w:rsidRPr="00024208">
        <w:rPr>
          <w:rFonts w:ascii="Times New Roman" w:hAnsi="Times New Roman" w:cs="Times New Roman"/>
          <w:color w:val="00B050"/>
        </w:rPr>
        <w:t>refuted</w:t>
      </w:r>
      <w:proofErr w:type="gramEnd"/>
    </w:p>
    <w:p w14:paraId="2F3CA811" w14:textId="77777777" w:rsidR="00FC13C2" w:rsidRDefault="00FC13C2" w:rsidP="00FC13C2">
      <w:pPr>
        <w:rPr>
          <w:rFonts w:ascii="Times New Roman" w:hAnsi="Times New Roman" w:cs="Times New Roman"/>
        </w:rPr>
      </w:pPr>
    </w:p>
    <w:p w14:paraId="4DA1CCFA" w14:textId="00C0474A" w:rsidR="00FC13C2" w:rsidRPr="00024208" w:rsidRDefault="00FC13C2" w:rsidP="00FC13C2">
      <w:pPr>
        <w:rPr>
          <w:rFonts w:ascii="Times New Roman" w:hAnsi="Times New Roman" w:cs="Times New Roman"/>
          <w:color w:val="156082" w:themeColor="accent1"/>
        </w:rPr>
      </w:pPr>
      <w:r w:rsidRPr="00024208">
        <w:rPr>
          <w:rFonts w:ascii="Times New Roman" w:hAnsi="Times New Roman" w:cs="Times New Roman"/>
          <w:color w:val="156082" w:themeColor="accent1"/>
        </w:rPr>
        <w:t xml:space="preserve">How would you show the data supports or refutes the conclusion with evidence? </w:t>
      </w:r>
    </w:p>
    <w:p w14:paraId="05E44C7A" w14:textId="77777777" w:rsidR="00FC13C2" w:rsidRDefault="00FC13C2" w:rsidP="00FC13C2">
      <w:pPr>
        <w:rPr>
          <w:rFonts w:ascii="Times New Roman" w:hAnsi="Times New Roman" w:cs="Times New Roman"/>
        </w:rPr>
      </w:pPr>
    </w:p>
    <w:p w14:paraId="0079A53A" w14:textId="4FBBB08D" w:rsidR="00FC13C2" w:rsidRDefault="00FC13C2" w:rsidP="00FC13C2">
      <w:pPr>
        <w:pStyle w:val="ListParagraph"/>
        <w:numPr>
          <w:ilvl w:val="0"/>
          <w:numId w:val="3"/>
        </w:numPr>
        <w:rPr>
          <w:rFonts w:ascii="Times New Roman" w:hAnsi="Times New Roman" w:cs="Times New Roman"/>
        </w:rPr>
      </w:pPr>
      <w:r>
        <w:rPr>
          <w:rFonts w:ascii="Times New Roman" w:hAnsi="Times New Roman" w:cs="Times New Roman"/>
        </w:rPr>
        <w:t>Statistics, graphs, data from 1973 -2024 supporting evidence</w:t>
      </w:r>
    </w:p>
    <w:p w14:paraId="79B550EE" w14:textId="5543694E" w:rsidR="00FC13C2" w:rsidRPr="00FC13C2" w:rsidRDefault="00FC13C2" w:rsidP="00FC13C2">
      <w:pPr>
        <w:pStyle w:val="ListParagraph"/>
        <w:numPr>
          <w:ilvl w:val="0"/>
          <w:numId w:val="3"/>
        </w:numPr>
        <w:rPr>
          <w:rFonts w:ascii="Times New Roman" w:hAnsi="Times New Roman" w:cs="Times New Roman"/>
        </w:rPr>
      </w:pPr>
      <w:r>
        <w:rPr>
          <w:rFonts w:ascii="Times New Roman" w:hAnsi="Times New Roman" w:cs="Times New Roman"/>
        </w:rPr>
        <w:t xml:space="preserve">Displayed in infographic with high quality and understandable </w:t>
      </w:r>
      <w:proofErr w:type="gramStart"/>
      <w:r>
        <w:rPr>
          <w:rFonts w:ascii="Times New Roman" w:hAnsi="Times New Roman" w:cs="Times New Roman"/>
        </w:rPr>
        <w:t>graphs</w:t>
      </w:r>
      <w:proofErr w:type="gramEnd"/>
    </w:p>
    <w:p w14:paraId="5F623D01" w14:textId="77777777" w:rsidR="00FC13C2" w:rsidRDefault="00FC13C2" w:rsidP="00FC13C2">
      <w:pPr>
        <w:rPr>
          <w:rFonts w:ascii="Times New Roman" w:hAnsi="Times New Roman" w:cs="Times New Roman"/>
        </w:rPr>
      </w:pPr>
    </w:p>
    <w:p w14:paraId="5B6BAC1A" w14:textId="08557E3B" w:rsidR="00FC13C2" w:rsidRPr="00024208" w:rsidRDefault="00FC13C2" w:rsidP="00FC13C2">
      <w:pPr>
        <w:rPr>
          <w:rFonts w:ascii="Times New Roman" w:hAnsi="Times New Roman" w:cs="Times New Roman"/>
          <w:color w:val="156082" w:themeColor="accent1"/>
        </w:rPr>
      </w:pPr>
      <w:r w:rsidRPr="00024208">
        <w:rPr>
          <w:rFonts w:ascii="Times New Roman" w:hAnsi="Times New Roman" w:cs="Times New Roman"/>
          <w:color w:val="156082" w:themeColor="accent1"/>
        </w:rPr>
        <w:t>Does the data support the initial claim?</w:t>
      </w:r>
    </w:p>
    <w:p w14:paraId="36D20B48" w14:textId="77777777" w:rsidR="00024208" w:rsidRDefault="00024208" w:rsidP="00FC13C2">
      <w:pPr>
        <w:rPr>
          <w:rFonts w:ascii="Times New Roman" w:hAnsi="Times New Roman" w:cs="Times New Roman"/>
        </w:rPr>
      </w:pPr>
    </w:p>
    <w:p w14:paraId="466F6909" w14:textId="57C35616" w:rsidR="00024208" w:rsidRDefault="00024208" w:rsidP="00024208">
      <w:pPr>
        <w:pStyle w:val="ListParagraph"/>
        <w:numPr>
          <w:ilvl w:val="0"/>
          <w:numId w:val="3"/>
        </w:numPr>
        <w:rPr>
          <w:rFonts w:ascii="Times New Roman" w:hAnsi="Times New Roman" w:cs="Times New Roman"/>
        </w:rPr>
      </w:pPr>
      <w:r>
        <w:rPr>
          <w:rFonts w:ascii="Times New Roman" w:hAnsi="Times New Roman" w:cs="Times New Roman"/>
        </w:rPr>
        <w:t xml:space="preserve">The statistics presented would either provide evidence of supporting the conclusion as </w:t>
      </w:r>
    </w:p>
    <w:p w14:paraId="1E05D852" w14:textId="67B8C2FD" w:rsidR="00024208" w:rsidRDefault="00024208" w:rsidP="00024208">
      <w:pPr>
        <w:pStyle w:val="ListParagraph"/>
        <w:rPr>
          <w:rFonts w:ascii="Times New Roman" w:hAnsi="Times New Roman" w:cs="Times New Roman"/>
        </w:rPr>
      </w:pPr>
      <w:r>
        <w:rPr>
          <w:rFonts w:ascii="Times New Roman" w:hAnsi="Times New Roman" w:cs="Times New Roman"/>
        </w:rPr>
        <w:t xml:space="preserve">Universal tennis rating system as the best parameter of evidence or not </w:t>
      </w:r>
    </w:p>
    <w:p w14:paraId="5E29AA12" w14:textId="77777777" w:rsidR="00024208" w:rsidRPr="00024208" w:rsidRDefault="00024208" w:rsidP="00024208">
      <w:pPr>
        <w:rPr>
          <w:rFonts w:ascii="Times New Roman" w:hAnsi="Times New Roman" w:cs="Times New Roman"/>
          <w:color w:val="00B050"/>
        </w:rPr>
      </w:pPr>
    </w:p>
    <w:p w14:paraId="432705D1" w14:textId="46938778" w:rsidR="00FC13C2" w:rsidRPr="00024208" w:rsidRDefault="00FC13C2" w:rsidP="00024208">
      <w:pPr>
        <w:rPr>
          <w:rFonts w:ascii="Times New Roman" w:hAnsi="Times New Roman" w:cs="Times New Roman"/>
          <w:color w:val="00B050"/>
        </w:rPr>
      </w:pPr>
      <w:r w:rsidRPr="00024208">
        <w:rPr>
          <w:rFonts w:ascii="Times New Roman" w:hAnsi="Times New Roman" w:cs="Times New Roman"/>
          <w:color w:val="00B050"/>
        </w:rPr>
        <w:t xml:space="preserve"> </w:t>
      </w:r>
      <w:r w:rsidR="00024208" w:rsidRPr="00024208">
        <w:rPr>
          <w:rFonts w:ascii="Times New Roman" w:hAnsi="Times New Roman" w:cs="Times New Roman"/>
          <w:color w:val="00B050"/>
        </w:rPr>
        <w:t>C</w:t>
      </w:r>
      <w:r w:rsidRPr="00024208">
        <w:rPr>
          <w:rFonts w:ascii="Times New Roman" w:hAnsi="Times New Roman" w:cs="Times New Roman"/>
          <w:color w:val="00B050"/>
        </w:rPr>
        <w:t xml:space="preserve">omplex data is presented in a simplified and meaningful </w:t>
      </w:r>
      <w:proofErr w:type="gramStart"/>
      <w:r w:rsidRPr="00024208">
        <w:rPr>
          <w:rFonts w:ascii="Times New Roman" w:hAnsi="Times New Roman" w:cs="Times New Roman"/>
          <w:color w:val="00B050"/>
        </w:rPr>
        <w:t>way</w:t>
      </w:r>
      <w:proofErr w:type="gramEnd"/>
    </w:p>
    <w:p w14:paraId="40E26BB0" w14:textId="77777777" w:rsidR="00024208" w:rsidRDefault="00024208" w:rsidP="00024208">
      <w:pPr>
        <w:rPr>
          <w:rFonts w:ascii="Times New Roman" w:hAnsi="Times New Roman" w:cs="Times New Roman"/>
        </w:rPr>
      </w:pPr>
    </w:p>
    <w:p w14:paraId="37E23BC8" w14:textId="2C2D372E" w:rsidR="00024208" w:rsidRPr="00024208" w:rsidRDefault="00024208" w:rsidP="00024208">
      <w:pPr>
        <w:pStyle w:val="ListParagraph"/>
        <w:numPr>
          <w:ilvl w:val="0"/>
          <w:numId w:val="3"/>
        </w:numPr>
        <w:rPr>
          <w:rFonts w:ascii="Times New Roman" w:hAnsi="Times New Roman" w:cs="Times New Roman"/>
          <w:color w:val="156082" w:themeColor="accent1"/>
        </w:rPr>
      </w:pPr>
      <w:r w:rsidRPr="00024208">
        <w:rPr>
          <w:rFonts w:ascii="Times New Roman" w:hAnsi="Times New Roman" w:cs="Times New Roman"/>
          <w:color w:val="156082" w:themeColor="accent1"/>
        </w:rPr>
        <w:t>Is the data clear, concise and answers the research question comprehensively?</w:t>
      </w:r>
    </w:p>
    <w:p w14:paraId="74B7E047" w14:textId="77777777" w:rsidR="00024208" w:rsidRDefault="00024208" w:rsidP="00024208">
      <w:pPr>
        <w:rPr>
          <w:rFonts w:ascii="Times New Roman" w:hAnsi="Times New Roman" w:cs="Times New Roman"/>
        </w:rPr>
      </w:pPr>
    </w:p>
    <w:p w14:paraId="39322766" w14:textId="764B20C3" w:rsidR="00024208" w:rsidRPr="004F4522" w:rsidRDefault="00024208" w:rsidP="00024208">
      <w:pPr>
        <w:rPr>
          <w:rFonts w:ascii="Times New Roman" w:hAnsi="Times New Roman" w:cs="Times New Roman"/>
          <w:color w:val="00B050"/>
        </w:rPr>
      </w:pPr>
      <w:r w:rsidRPr="004F4522">
        <w:rPr>
          <w:rFonts w:ascii="Times New Roman" w:hAnsi="Times New Roman" w:cs="Times New Roman"/>
          <w:color w:val="00B050"/>
        </w:rPr>
        <w:t xml:space="preserve">The data is clear and concise, with clear graphs comprehensively analysing the research question, resulting in a clear answer to the research </w:t>
      </w:r>
      <w:proofErr w:type="gramStart"/>
      <w:r w:rsidRPr="004F4522">
        <w:rPr>
          <w:rFonts w:ascii="Times New Roman" w:hAnsi="Times New Roman" w:cs="Times New Roman"/>
          <w:color w:val="00B050"/>
        </w:rPr>
        <w:t>question</w:t>
      </w:r>
      <w:proofErr w:type="gramEnd"/>
      <w:r w:rsidRPr="004F4522">
        <w:rPr>
          <w:rFonts w:ascii="Times New Roman" w:hAnsi="Times New Roman" w:cs="Times New Roman"/>
          <w:color w:val="00B050"/>
        </w:rPr>
        <w:t xml:space="preserve"> </w:t>
      </w:r>
    </w:p>
    <w:p w14:paraId="1646598B" w14:textId="77777777" w:rsidR="00525F95" w:rsidRDefault="00525F95" w:rsidP="00024208">
      <w:pPr>
        <w:rPr>
          <w:rFonts w:ascii="Times New Roman" w:hAnsi="Times New Roman" w:cs="Times New Roman"/>
        </w:rPr>
      </w:pPr>
    </w:p>
    <w:p w14:paraId="2EBDF894" w14:textId="77777777" w:rsidR="00525F95" w:rsidRDefault="00525F95" w:rsidP="00525F95">
      <w:pPr>
        <w:rPr>
          <w:rFonts w:ascii="Times New Roman" w:hAnsi="Times New Roman" w:cs="Times New Roman"/>
          <w:color w:val="156082" w:themeColor="accent1"/>
        </w:rPr>
      </w:pPr>
      <w:r>
        <w:rPr>
          <w:rFonts w:ascii="Times New Roman" w:hAnsi="Times New Roman" w:cs="Times New Roman"/>
          <w:color w:val="156082" w:themeColor="accent1"/>
        </w:rPr>
        <w:t>How will we know if the complex data is clear, concise and conveys the answer to the research question effectively?</w:t>
      </w:r>
    </w:p>
    <w:p w14:paraId="48F6114B" w14:textId="77777777" w:rsidR="00525F95" w:rsidRPr="00525F95" w:rsidRDefault="00525F95" w:rsidP="00525F95">
      <w:pPr>
        <w:rPr>
          <w:rFonts w:ascii="Times New Roman" w:hAnsi="Times New Roman" w:cs="Times New Roman"/>
        </w:rPr>
      </w:pPr>
    </w:p>
    <w:p w14:paraId="230247AF" w14:textId="77777777" w:rsidR="00525F95" w:rsidRDefault="00525F95" w:rsidP="00525F95">
      <w:pPr>
        <w:pStyle w:val="ListParagraph"/>
        <w:numPr>
          <w:ilvl w:val="0"/>
          <w:numId w:val="3"/>
        </w:numPr>
        <w:rPr>
          <w:rFonts w:ascii="Times New Roman" w:hAnsi="Times New Roman" w:cs="Times New Roman"/>
        </w:rPr>
      </w:pPr>
      <w:r w:rsidRPr="00525F95">
        <w:rPr>
          <w:rFonts w:ascii="Times New Roman" w:hAnsi="Times New Roman" w:cs="Times New Roman"/>
        </w:rPr>
        <w:t xml:space="preserve">Ask 5 people if the data is clear and easy to </w:t>
      </w:r>
      <w:proofErr w:type="gramStart"/>
      <w:r w:rsidRPr="00525F95">
        <w:rPr>
          <w:rFonts w:ascii="Times New Roman" w:hAnsi="Times New Roman" w:cs="Times New Roman"/>
        </w:rPr>
        <w:t>interpret</w:t>
      </w:r>
      <w:proofErr w:type="gramEnd"/>
    </w:p>
    <w:p w14:paraId="1012F986" w14:textId="77777777" w:rsidR="00525F95" w:rsidRPr="00525F95" w:rsidRDefault="00525F95" w:rsidP="00525F95">
      <w:pPr>
        <w:pStyle w:val="ListParagraph"/>
        <w:rPr>
          <w:rFonts w:ascii="Times New Roman" w:hAnsi="Times New Roman" w:cs="Times New Roman"/>
        </w:rPr>
      </w:pPr>
    </w:p>
    <w:p w14:paraId="2984CB75" w14:textId="1D723D87" w:rsidR="00525F95" w:rsidRDefault="00525F95" w:rsidP="00525F95">
      <w:pPr>
        <w:pStyle w:val="ListParagraph"/>
        <w:numPr>
          <w:ilvl w:val="0"/>
          <w:numId w:val="3"/>
        </w:numPr>
        <w:rPr>
          <w:rFonts w:ascii="Times New Roman" w:hAnsi="Times New Roman" w:cs="Times New Roman"/>
        </w:rPr>
      </w:pPr>
      <w:r w:rsidRPr="00525F95">
        <w:rPr>
          <w:rFonts w:ascii="Times New Roman" w:hAnsi="Times New Roman" w:cs="Times New Roman"/>
        </w:rPr>
        <w:t xml:space="preserve">Ask what point they believe is conveyed and </w:t>
      </w:r>
      <w:r w:rsidR="0085412E">
        <w:rPr>
          <w:rFonts w:ascii="Times New Roman" w:hAnsi="Times New Roman" w:cs="Times New Roman"/>
        </w:rPr>
        <w:t xml:space="preserve">how </w:t>
      </w:r>
      <w:r w:rsidRPr="00525F95">
        <w:rPr>
          <w:rFonts w:ascii="Times New Roman" w:hAnsi="Times New Roman" w:cs="Times New Roman"/>
        </w:rPr>
        <w:t xml:space="preserve">well they believe it </w:t>
      </w:r>
      <w:proofErr w:type="gramStart"/>
      <w:r w:rsidRPr="00525F95">
        <w:rPr>
          <w:rFonts w:ascii="Times New Roman" w:hAnsi="Times New Roman" w:cs="Times New Roman"/>
        </w:rPr>
        <w:t>is</w:t>
      </w:r>
      <w:proofErr w:type="gramEnd"/>
    </w:p>
    <w:p w14:paraId="3B4EFA3D" w14:textId="77777777" w:rsidR="00525F95" w:rsidRPr="00525F95" w:rsidRDefault="00525F95" w:rsidP="00525F95">
      <w:pPr>
        <w:pStyle w:val="ListParagraph"/>
        <w:rPr>
          <w:rFonts w:ascii="Times New Roman" w:hAnsi="Times New Roman" w:cs="Times New Roman"/>
        </w:rPr>
      </w:pPr>
    </w:p>
    <w:p w14:paraId="667E1AE6" w14:textId="42AF1545" w:rsidR="00525F95" w:rsidRPr="00525F95" w:rsidRDefault="00525F95" w:rsidP="00525F95">
      <w:pPr>
        <w:pStyle w:val="ListParagraph"/>
        <w:numPr>
          <w:ilvl w:val="0"/>
          <w:numId w:val="3"/>
        </w:numPr>
        <w:rPr>
          <w:rFonts w:ascii="Times New Roman" w:hAnsi="Times New Roman" w:cs="Times New Roman"/>
        </w:rPr>
      </w:pPr>
      <w:r w:rsidRPr="00525F95">
        <w:rPr>
          <w:rFonts w:ascii="Times New Roman" w:hAnsi="Times New Roman" w:cs="Times New Roman"/>
        </w:rPr>
        <w:t>Finally</w:t>
      </w:r>
      <w:r>
        <w:rPr>
          <w:rFonts w:ascii="Times New Roman" w:hAnsi="Times New Roman" w:cs="Times New Roman"/>
        </w:rPr>
        <w:t>,</w:t>
      </w:r>
      <w:r w:rsidRPr="00525F95">
        <w:rPr>
          <w:rFonts w:ascii="Times New Roman" w:hAnsi="Times New Roman" w:cs="Times New Roman"/>
        </w:rPr>
        <w:t xml:space="preserve"> if all 5 people answer the data clear</w:t>
      </w:r>
      <w:r>
        <w:rPr>
          <w:rFonts w:ascii="Times New Roman" w:hAnsi="Times New Roman" w:cs="Times New Roman"/>
        </w:rPr>
        <w:t>ly</w:t>
      </w:r>
      <w:r w:rsidRPr="00525F95">
        <w:rPr>
          <w:rFonts w:ascii="Times New Roman" w:hAnsi="Times New Roman" w:cs="Times New Roman"/>
        </w:rPr>
        <w:t xml:space="preserve"> and easy to interpret, and understand the comprehensive answer to the research question then this would be considered </w:t>
      </w:r>
      <w:proofErr w:type="gramStart"/>
      <w:r w:rsidRPr="00525F95">
        <w:rPr>
          <w:rFonts w:ascii="Times New Roman" w:hAnsi="Times New Roman" w:cs="Times New Roman"/>
        </w:rPr>
        <w:t>effective</w:t>
      </w:r>
      <w:proofErr w:type="gramEnd"/>
      <w:r w:rsidRPr="00525F95">
        <w:rPr>
          <w:rFonts w:ascii="Times New Roman" w:hAnsi="Times New Roman" w:cs="Times New Roman"/>
        </w:rPr>
        <w:t xml:space="preserve"> </w:t>
      </w:r>
    </w:p>
    <w:p w14:paraId="56DADBC9" w14:textId="77777777" w:rsidR="00525F95" w:rsidRDefault="00525F95" w:rsidP="00024208">
      <w:pPr>
        <w:rPr>
          <w:rFonts w:ascii="Times New Roman" w:hAnsi="Times New Roman" w:cs="Times New Roman"/>
          <w:color w:val="00B050"/>
        </w:rPr>
      </w:pPr>
    </w:p>
    <w:p w14:paraId="4B17029C" w14:textId="29059967" w:rsidR="00FC13C2" w:rsidRDefault="00FC13C2" w:rsidP="00024208">
      <w:pPr>
        <w:rPr>
          <w:rFonts w:ascii="Times New Roman" w:hAnsi="Times New Roman" w:cs="Times New Roman"/>
          <w:color w:val="00B050"/>
        </w:rPr>
      </w:pPr>
      <w:r w:rsidRPr="00024208">
        <w:rPr>
          <w:rFonts w:ascii="Times New Roman" w:hAnsi="Times New Roman" w:cs="Times New Roman"/>
          <w:color w:val="00B050"/>
        </w:rPr>
        <w:t xml:space="preserve">include a mixture of data types including text, numbers, photos and both interactive and static </w:t>
      </w:r>
      <w:proofErr w:type="gramStart"/>
      <w:r w:rsidRPr="00024208">
        <w:rPr>
          <w:rFonts w:ascii="Times New Roman" w:hAnsi="Times New Roman" w:cs="Times New Roman"/>
          <w:color w:val="00B050"/>
        </w:rPr>
        <w:t>graphics</w:t>
      </w:r>
      <w:proofErr w:type="gramEnd"/>
    </w:p>
    <w:p w14:paraId="73A5A1B1" w14:textId="77777777" w:rsidR="00024208" w:rsidRDefault="00024208" w:rsidP="00024208">
      <w:pPr>
        <w:rPr>
          <w:rFonts w:ascii="Times New Roman" w:hAnsi="Times New Roman" w:cs="Times New Roman"/>
          <w:color w:val="00B050"/>
        </w:rPr>
      </w:pPr>
    </w:p>
    <w:p w14:paraId="07D2B9DC" w14:textId="01A6B0F7" w:rsidR="00024208" w:rsidRDefault="00024208" w:rsidP="00024208">
      <w:pPr>
        <w:rPr>
          <w:rFonts w:ascii="Times New Roman" w:hAnsi="Times New Roman" w:cs="Times New Roman"/>
          <w:color w:val="156082" w:themeColor="accent1"/>
        </w:rPr>
      </w:pPr>
      <w:r w:rsidRPr="00024208">
        <w:rPr>
          <w:rFonts w:ascii="Times New Roman" w:hAnsi="Times New Roman" w:cs="Times New Roman"/>
          <w:color w:val="156082" w:themeColor="accent1"/>
        </w:rPr>
        <w:t>Why does the data include a mix of data types?</w:t>
      </w:r>
    </w:p>
    <w:p w14:paraId="1EA478BA" w14:textId="77777777" w:rsidR="00024208" w:rsidRDefault="00024208" w:rsidP="00024208">
      <w:pPr>
        <w:rPr>
          <w:rFonts w:ascii="Times New Roman" w:hAnsi="Times New Roman" w:cs="Times New Roman"/>
          <w:color w:val="156082" w:themeColor="accent1"/>
        </w:rPr>
      </w:pPr>
    </w:p>
    <w:p w14:paraId="060FB23A" w14:textId="5EF1BEF6" w:rsidR="00024208" w:rsidRDefault="00024208" w:rsidP="00024208">
      <w:pPr>
        <w:pStyle w:val="ListParagraph"/>
        <w:numPr>
          <w:ilvl w:val="0"/>
          <w:numId w:val="3"/>
        </w:numPr>
        <w:rPr>
          <w:rFonts w:ascii="Times New Roman" w:hAnsi="Times New Roman" w:cs="Times New Roman"/>
        </w:rPr>
      </w:pPr>
      <w:r>
        <w:rPr>
          <w:rFonts w:ascii="Times New Roman" w:hAnsi="Times New Roman" w:cs="Times New Roman"/>
        </w:rPr>
        <w:t xml:space="preserve">The </w:t>
      </w:r>
      <w:r w:rsidR="008F7906">
        <w:rPr>
          <w:rFonts w:ascii="Times New Roman" w:hAnsi="Times New Roman" w:cs="Times New Roman"/>
        </w:rPr>
        <w:t>information</w:t>
      </w:r>
      <w:r>
        <w:rPr>
          <w:rFonts w:ascii="Times New Roman" w:hAnsi="Times New Roman" w:cs="Times New Roman"/>
        </w:rPr>
        <w:t xml:space="preserve"> includes a mix of data types</w:t>
      </w:r>
      <w:r w:rsidR="008F7906">
        <w:rPr>
          <w:rFonts w:ascii="Times New Roman" w:hAnsi="Times New Roman" w:cs="Times New Roman"/>
        </w:rPr>
        <w:t xml:space="preserve"> including graphs, headings, </w:t>
      </w:r>
      <w:proofErr w:type="gramStart"/>
      <w:r w:rsidR="008F7906">
        <w:rPr>
          <w:rFonts w:ascii="Times New Roman" w:hAnsi="Times New Roman" w:cs="Times New Roman"/>
        </w:rPr>
        <w:t xml:space="preserve">subheadings </w:t>
      </w:r>
      <w:r>
        <w:rPr>
          <w:rFonts w:ascii="Times New Roman" w:hAnsi="Times New Roman" w:cs="Times New Roman"/>
        </w:rPr>
        <w:t xml:space="preserve"> to</w:t>
      </w:r>
      <w:proofErr w:type="gramEnd"/>
      <w:r>
        <w:rPr>
          <w:rFonts w:ascii="Times New Roman" w:hAnsi="Times New Roman" w:cs="Times New Roman"/>
        </w:rPr>
        <w:t xml:space="preserve"> comprehensively answer the research question</w:t>
      </w:r>
      <w:r w:rsidR="008F7906">
        <w:rPr>
          <w:rFonts w:ascii="Times New Roman" w:hAnsi="Times New Roman" w:cs="Times New Roman"/>
        </w:rPr>
        <w:t xml:space="preserve">, with a thorough understanding of the </w:t>
      </w:r>
      <w:r w:rsidR="00525F95">
        <w:rPr>
          <w:rFonts w:ascii="Times New Roman" w:hAnsi="Times New Roman" w:cs="Times New Roman"/>
        </w:rPr>
        <w:t xml:space="preserve">best measurement or parameter in tennis </w:t>
      </w:r>
    </w:p>
    <w:p w14:paraId="719C2DC6" w14:textId="6E7777D9" w:rsidR="008F7906" w:rsidRDefault="008F7906" w:rsidP="00024208">
      <w:pPr>
        <w:rPr>
          <w:rFonts w:ascii="Times New Roman" w:hAnsi="Times New Roman" w:cs="Times New Roman"/>
          <w:color w:val="156082" w:themeColor="accent1"/>
        </w:rPr>
      </w:pPr>
    </w:p>
    <w:p w14:paraId="2EA5CC95" w14:textId="77777777" w:rsidR="0085412E" w:rsidRDefault="0085412E" w:rsidP="00024208">
      <w:pPr>
        <w:rPr>
          <w:rFonts w:ascii="Times New Roman" w:hAnsi="Times New Roman" w:cs="Times New Roman"/>
          <w:color w:val="156082" w:themeColor="accent1"/>
        </w:rPr>
      </w:pPr>
    </w:p>
    <w:p w14:paraId="6803C835" w14:textId="77777777" w:rsidR="0085412E" w:rsidRDefault="0085412E" w:rsidP="00024208">
      <w:pPr>
        <w:rPr>
          <w:rFonts w:ascii="Times New Roman" w:hAnsi="Times New Roman" w:cs="Times New Roman"/>
          <w:color w:val="156082" w:themeColor="accent1"/>
        </w:rPr>
      </w:pPr>
    </w:p>
    <w:p w14:paraId="39B2DF9A" w14:textId="77777777" w:rsidR="0085412E" w:rsidRDefault="0085412E" w:rsidP="00024208">
      <w:pPr>
        <w:rPr>
          <w:rFonts w:ascii="Times New Roman" w:hAnsi="Times New Roman" w:cs="Times New Roman"/>
          <w:color w:val="156082" w:themeColor="accent1"/>
        </w:rPr>
      </w:pPr>
    </w:p>
    <w:p w14:paraId="602A2FCF" w14:textId="74248FF0" w:rsidR="00024208" w:rsidRDefault="00024208" w:rsidP="00024208">
      <w:pPr>
        <w:rPr>
          <w:rFonts w:ascii="Times New Roman" w:hAnsi="Times New Roman" w:cs="Times New Roman"/>
          <w:color w:val="156082" w:themeColor="accent1"/>
        </w:rPr>
      </w:pPr>
      <w:r w:rsidRPr="00024208">
        <w:rPr>
          <w:rFonts w:ascii="Times New Roman" w:hAnsi="Times New Roman" w:cs="Times New Roman"/>
          <w:color w:val="156082" w:themeColor="accent1"/>
        </w:rPr>
        <w:t>How does the data include the mix of data types?</w:t>
      </w:r>
    </w:p>
    <w:p w14:paraId="743657FA" w14:textId="77777777" w:rsidR="008F7906" w:rsidRDefault="008F7906" w:rsidP="00024208">
      <w:pPr>
        <w:rPr>
          <w:rFonts w:ascii="Times New Roman" w:hAnsi="Times New Roman" w:cs="Times New Roman"/>
          <w:color w:val="156082" w:themeColor="accent1"/>
        </w:rPr>
      </w:pPr>
    </w:p>
    <w:p w14:paraId="115040A2" w14:textId="38E6ABCB" w:rsidR="008F7906" w:rsidRDefault="008F7906" w:rsidP="008F7906">
      <w:pPr>
        <w:pStyle w:val="ListParagraph"/>
        <w:numPr>
          <w:ilvl w:val="0"/>
          <w:numId w:val="3"/>
        </w:numPr>
        <w:rPr>
          <w:rFonts w:ascii="Times New Roman" w:hAnsi="Times New Roman" w:cs="Times New Roman"/>
        </w:rPr>
      </w:pPr>
      <w:r w:rsidRPr="008F7906">
        <w:rPr>
          <w:rFonts w:ascii="Times New Roman" w:hAnsi="Times New Roman" w:cs="Times New Roman"/>
        </w:rPr>
        <w:t xml:space="preserve">The infographic includes a mix of data types through dynamic and static graphs, Headings, chart conventions, axes labels, </w:t>
      </w:r>
      <w:proofErr w:type="gramStart"/>
      <w:r w:rsidRPr="008F7906">
        <w:rPr>
          <w:rFonts w:ascii="Times New Roman" w:hAnsi="Times New Roman" w:cs="Times New Roman"/>
        </w:rPr>
        <w:t>subheadings</w:t>
      </w:r>
      <w:proofErr w:type="gramEnd"/>
      <w:r w:rsidRPr="008F7906">
        <w:rPr>
          <w:rFonts w:ascii="Times New Roman" w:hAnsi="Times New Roman" w:cs="Times New Roman"/>
        </w:rPr>
        <w:t xml:space="preserve"> </w:t>
      </w:r>
    </w:p>
    <w:p w14:paraId="03EE224E" w14:textId="77777777" w:rsidR="00525F95" w:rsidRDefault="00525F95" w:rsidP="00525F95">
      <w:pPr>
        <w:pStyle w:val="ListParagraph"/>
        <w:rPr>
          <w:rFonts w:ascii="Times New Roman" w:hAnsi="Times New Roman" w:cs="Times New Roman"/>
        </w:rPr>
      </w:pPr>
    </w:p>
    <w:p w14:paraId="235F971A" w14:textId="677F1E21" w:rsidR="008F7906" w:rsidRDefault="008F7906" w:rsidP="00525F95">
      <w:pPr>
        <w:pStyle w:val="ListParagraph"/>
        <w:numPr>
          <w:ilvl w:val="0"/>
          <w:numId w:val="3"/>
        </w:numPr>
        <w:rPr>
          <w:rFonts w:ascii="Times New Roman" w:hAnsi="Times New Roman" w:cs="Times New Roman"/>
        </w:rPr>
      </w:pPr>
      <w:r>
        <w:rPr>
          <w:rFonts w:ascii="Times New Roman" w:hAnsi="Times New Roman" w:cs="Times New Roman"/>
        </w:rPr>
        <w:t xml:space="preserve">The infographic would also display clear images of tennis players, the universal tennis </w:t>
      </w:r>
      <w:r w:rsidRPr="00525F95">
        <w:rPr>
          <w:rFonts w:ascii="Times New Roman" w:hAnsi="Times New Roman" w:cs="Times New Roman"/>
        </w:rPr>
        <w:t xml:space="preserve">rating </w:t>
      </w:r>
      <w:proofErr w:type="gramStart"/>
      <w:r w:rsidRPr="00525F95">
        <w:rPr>
          <w:rFonts w:ascii="Times New Roman" w:hAnsi="Times New Roman" w:cs="Times New Roman"/>
        </w:rPr>
        <w:t>system</w:t>
      </w:r>
      <w:proofErr w:type="gramEnd"/>
    </w:p>
    <w:p w14:paraId="162F3BDC" w14:textId="77777777" w:rsidR="00525F95" w:rsidRPr="00525F95" w:rsidRDefault="00525F95" w:rsidP="00525F95">
      <w:pPr>
        <w:rPr>
          <w:rFonts w:ascii="Times New Roman" w:hAnsi="Times New Roman" w:cs="Times New Roman"/>
        </w:rPr>
      </w:pPr>
    </w:p>
    <w:p w14:paraId="3879EB08" w14:textId="33C27B6A" w:rsidR="008F7906" w:rsidRPr="008F7906" w:rsidRDefault="008F7906" w:rsidP="008F7906">
      <w:pPr>
        <w:pStyle w:val="ListParagraph"/>
        <w:numPr>
          <w:ilvl w:val="0"/>
          <w:numId w:val="3"/>
        </w:numPr>
        <w:rPr>
          <w:rFonts w:ascii="Times New Roman" w:hAnsi="Times New Roman" w:cs="Times New Roman"/>
        </w:rPr>
      </w:pPr>
      <w:r>
        <w:rPr>
          <w:rFonts w:ascii="Times New Roman" w:hAnsi="Times New Roman" w:cs="Times New Roman"/>
        </w:rPr>
        <w:t>The data would also include text captions th</w:t>
      </w:r>
      <w:r w:rsidR="00525F95">
        <w:rPr>
          <w:rFonts w:ascii="Times New Roman" w:hAnsi="Times New Roman" w:cs="Times New Roman"/>
        </w:rPr>
        <w:t>r</w:t>
      </w:r>
      <w:r>
        <w:rPr>
          <w:rFonts w:ascii="Times New Roman" w:hAnsi="Times New Roman" w:cs="Times New Roman"/>
        </w:rPr>
        <w:t xml:space="preserve">oughout the </w:t>
      </w:r>
      <w:proofErr w:type="gramStart"/>
      <w:r>
        <w:rPr>
          <w:rFonts w:ascii="Times New Roman" w:hAnsi="Times New Roman" w:cs="Times New Roman"/>
        </w:rPr>
        <w:t>infographic</w:t>
      </w:r>
      <w:proofErr w:type="gramEnd"/>
      <w:r>
        <w:rPr>
          <w:rFonts w:ascii="Times New Roman" w:hAnsi="Times New Roman" w:cs="Times New Roman"/>
        </w:rPr>
        <w:t xml:space="preserve"> </w:t>
      </w:r>
    </w:p>
    <w:p w14:paraId="3FF241ED" w14:textId="4ECC390E" w:rsidR="008F7906" w:rsidRDefault="008F7906" w:rsidP="00024208">
      <w:pPr>
        <w:rPr>
          <w:rFonts w:ascii="Times New Roman" w:hAnsi="Times New Roman" w:cs="Times New Roman"/>
          <w:color w:val="156082" w:themeColor="accent1"/>
        </w:rPr>
      </w:pPr>
    </w:p>
    <w:p w14:paraId="63A44929" w14:textId="77777777" w:rsidR="00FC13C2" w:rsidRPr="00504288" w:rsidRDefault="00FC13C2" w:rsidP="00FC13C2">
      <w:pPr>
        <w:rPr>
          <w:rFonts w:ascii="Times New Roman" w:hAnsi="Times New Roman" w:cs="Times New Roman"/>
        </w:rPr>
      </w:pPr>
    </w:p>
    <w:p w14:paraId="3097836F" w14:textId="77777777" w:rsidR="00FC13C2" w:rsidRPr="004A5213" w:rsidRDefault="00FC13C2" w:rsidP="00FC13C2">
      <w:pPr>
        <w:rPr>
          <w:rFonts w:ascii="Times New Roman" w:hAnsi="Times New Roman" w:cs="Times New Roman"/>
          <w:color w:val="FF0000"/>
        </w:rPr>
      </w:pPr>
      <w:proofErr w:type="gramStart"/>
      <w:r w:rsidRPr="004A5213">
        <w:rPr>
          <w:rFonts w:ascii="Times New Roman" w:hAnsi="Times New Roman" w:cs="Times New Roman"/>
          <w:color w:val="FF0000"/>
        </w:rPr>
        <w:t>Non Functional</w:t>
      </w:r>
      <w:proofErr w:type="gramEnd"/>
      <w:r w:rsidRPr="004A5213">
        <w:rPr>
          <w:rFonts w:ascii="Times New Roman" w:hAnsi="Times New Roman" w:cs="Times New Roman"/>
          <w:color w:val="FF0000"/>
        </w:rPr>
        <w:t xml:space="preserve"> Requirements:</w:t>
      </w:r>
    </w:p>
    <w:p w14:paraId="3F9A157D" w14:textId="77777777" w:rsidR="00FC13C2" w:rsidRDefault="00FC13C2" w:rsidP="00FC13C2">
      <w:pPr>
        <w:rPr>
          <w:rFonts w:ascii="Times New Roman" w:hAnsi="Times New Roman" w:cs="Times New Roman"/>
        </w:rPr>
      </w:pPr>
    </w:p>
    <w:p w14:paraId="7805BA3B" w14:textId="73E41926" w:rsidR="00FC13C2" w:rsidRPr="00024208" w:rsidRDefault="00FC13C2" w:rsidP="00FC13C2">
      <w:pPr>
        <w:rPr>
          <w:rFonts w:ascii="Times New Roman" w:hAnsi="Times New Roman" w:cs="Times New Roman"/>
          <w:color w:val="00B050"/>
        </w:rPr>
      </w:pPr>
      <w:r w:rsidRPr="00024208">
        <w:rPr>
          <w:rFonts w:ascii="Times New Roman" w:hAnsi="Times New Roman" w:cs="Times New Roman"/>
          <w:color w:val="00B050"/>
        </w:rPr>
        <w:t>- all data used is current (less than 51 years old, 1973,2024)</w:t>
      </w:r>
    </w:p>
    <w:p w14:paraId="68966D75" w14:textId="77777777" w:rsidR="00FC13C2" w:rsidRDefault="00FC13C2" w:rsidP="00FC13C2">
      <w:pPr>
        <w:rPr>
          <w:rFonts w:ascii="Times New Roman" w:hAnsi="Times New Roman" w:cs="Times New Roman"/>
        </w:rPr>
      </w:pPr>
    </w:p>
    <w:p w14:paraId="234EC216" w14:textId="77777777" w:rsidR="00E919AE" w:rsidRDefault="00FC13C2" w:rsidP="00FC13C2">
      <w:pPr>
        <w:rPr>
          <w:rFonts w:ascii="Times New Roman" w:hAnsi="Times New Roman" w:cs="Times New Roman"/>
          <w:color w:val="156082" w:themeColor="accent1"/>
        </w:rPr>
      </w:pPr>
      <w:r w:rsidRPr="00265892">
        <w:rPr>
          <w:rFonts w:ascii="Times New Roman" w:hAnsi="Times New Roman" w:cs="Times New Roman"/>
          <w:color w:val="156082" w:themeColor="accent1"/>
        </w:rPr>
        <w:t xml:space="preserve">Why would you only use </w:t>
      </w:r>
      <w:r w:rsidR="00E919AE" w:rsidRPr="00265892">
        <w:rPr>
          <w:rFonts w:ascii="Times New Roman" w:hAnsi="Times New Roman" w:cs="Times New Roman"/>
          <w:color w:val="156082" w:themeColor="accent1"/>
        </w:rPr>
        <w:t>51 years of data to support the conclusion?</w:t>
      </w:r>
    </w:p>
    <w:p w14:paraId="6EE79063" w14:textId="77777777" w:rsidR="00265892" w:rsidRPr="00265892" w:rsidRDefault="00265892" w:rsidP="00FC13C2">
      <w:pPr>
        <w:rPr>
          <w:rFonts w:ascii="Times New Roman" w:hAnsi="Times New Roman" w:cs="Times New Roman"/>
          <w:color w:val="156082" w:themeColor="accent1"/>
        </w:rPr>
      </w:pPr>
    </w:p>
    <w:p w14:paraId="099E4C35" w14:textId="041B2363" w:rsidR="00E919AE" w:rsidRDefault="00E919AE" w:rsidP="00FC13C2">
      <w:pPr>
        <w:pStyle w:val="ListParagraph"/>
        <w:numPr>
          <w:ilvl w:val="0"/>
          <w:numId w:val="3"/>
        </w:numPr>
        <w:rPr>
          <w:rFonts w:ascii="Times New Roman" w:hAnsi="Times New Roman" w:cs="Times New Roman"/>
        </w:rPr>
      </w:pPr>
      <w:r w:rsidRPr="00E919AE">
        <w:rPr>
          <w:rFonts w:ascii="Times New Roman" w:hAnsi="Times New Roman" w:cs="Times New Roman"/>
        </w:rPr>
        <w:t xml:space="preserve">Data is current </w:t>
      </w:r>
      <w:r>
        <w:rPr>
          <w:rFonts w:ascii="Times New Roman" w:hAnsi="Times New Roman" w:cs="Times New Roman"/>
        </w:rPr>
        <w:t xml:space="preserve">and accurate, as well as most tennis fans are familiar with the 70’s tennis </w:t>
      </w:r>
      <w:proofErr w:type="gramStart"/>
      <w:r>
        <w:rPr>
          <w:rFonts w:ascii="Times New Roman" w:hAnsi="Times New Roman" w:cs="Times New Roman"/>
        </w:rPr>
        <w:t>players</w:t>
      </w:r>
      <w:proofErr w:type="gramEnd"/>
    </w:p>
    <w:p w14:paraId="3E13E810" w14:textId="77777777" w:rsidR="00265892" w:rsidRDefault="00265892" w:rsidP="00265892">
      <w:pPr>
        <w:pStyle w:val="ListParagraph"/>
        <w:rPr>
          <w:rFonts w:ascii="Times New Roman" w:hAnsi="Times New Roman" w:cs="Times New Roman"/>
        </w:rPr>
      </w:pPr>
    </w:p>
    <w:p w14:paraId="27B6B771" w14:textId="77777777" w:rsidR="00E919AE" w:rsidRDefault="00E919AE" w:rsidP="00FC13C2">
      <w:pPr>
        <w:pStyle w:val="ListParagraph"/>
        <w:numPr>
          <w:ilvl w:val="0"/>
          <w:numId w:val="3"/>
        </w:numPr>
        <w:rPr>
          <w:rFonts w:ascii="Times New Roman" w:hAnsi="Times New Roman" w:cs="Times New Roman"/>
        </w:rPr>
      </w:pPr>
      <w:r>
        <w:rPr>
          <w:rFonts w:ascii="Times New Roman" w:hAnsi="Times New Roman" w:cs="Times New Roman"/>
        </w:rPr>
        <w:t xml:space="preserve">This is a large data set and therefore enough to provide evidence to support or refute the research </w:t>
      </w:r>
      <w:proofErr w:type="gramStart"/>
      <w:r>
        <w:rPr>
          <w:rFonts w:ascii="Times New Roman" w:hAnsi="Times New Roman" w:cs="Times New Roman"/>
        </w:rPr>
        <w:t>question</w:t>
      </w:r>
      <w:proofErr w:type="gramEnd"/>
      <w:r>
        <w:rPr>
          <w:rFonts w:ascii="Times New Roman" w:hAnsi="Times New Roman" w:cs="Times New Roman"/>
        </w:rPr>
        <w:t xml:space="preserve"> </w:t>
      </w:r>
    </w:p>
    <w:p w14:paraId="3A0BA380" w14:textId="77777777" w:rsidR="00265892" w:rsidRDefault="00265892" w:rsidP="00E919AE">
      <w:pPr>
        <w:ind w:left="360"/>
        <w:rPr>
          <w:rFonts w:ascii="Times New Roman" w:hAnsi="Times New Roman" w:cs="Times New Roman"/>
        </w:rPr>
      </w:pPr>
    </w:p>
    <w:p w14:paraId="007F509D" w14:textId="75041E4F" w:rsidR="00024208" w:rsidRDefault="00FC13C2" w:rsidP="00E919AE">
      <w:pPr>
        <w:ind w:left="360"/>
        <w:rPr>
          <w:rFonts w:ascii="Times New Roman" w:hAnsi="Times New Roman" w:cs="Times New Roman"/>
          <w:color w:val="00B050"/>
        </w:rPr>
      </w:pPr>
      <w:r w:rsidRPr="00024208">
        <w:rPr>
          <w:rFonts w:ascii="Times New Roman" w:hAnsi="Times New Roman" w:cs="Times New Roman"/>
          <w:color w:val="00B050"/>
        </w:rPr>
        <w:t>- presented text, diagrams and tables are accurate and relevant to the topic</w:t>
      </w:r>
    </w:p>
    <w:p w14:paraId="7F9D304E" w14:textId="77777777" w:rsidR="00265892" w:rsidRDefault="00265892" w:rsidP="00E919AE">
      <w:pPr>
        <w:ind w:left="360"/>
        <w:rPr>
          <w:rFonts w:ascii="Times New Roman" w:hAnsi="Times New Roman" w:cs="Times New Roman"/>
          <w:color w:val="00B050"/>
        </w:rPr>
      </w:pPr>
    </w:p>
    <w:p w14:paraId="2E4D4646" w14:textId="4944DBDA" w:rsidR="00265892" w:rsidRPr="00265892" w:rsidRDefault="00265892" w:rsidP="00E919AE">
      <w:pPr>
        <w:ind w:left="360"/>
        <w:rPr>
          <w:rFonts w:ascii="Times New Roman" w:hAnsi="Times New Roman" w:cs="Times New Roman"/>
          <w:color w:val="156082" w:themeColor="accent1"/>
        </w:rPr>
      </w:pPr>
      <w:r w:rsidRPr="00265892">
        <w:rPr>
          <w:rFonts w:ascii="Times New Roman" w:hAnsi="Times New Roman" w:cs="Times New Roman"/>
          <w:color w:val="156082" w:themeColor="accent1"/>
        </w:rPr>
        <w:t>How are the text diagrams and tables accurate and relevant to the UTR topic?</w:t>
      </w:r>
    </w:p>
    <w:p w14:paraId="7EE6457F" w14:textId="77777777" w:rsidR="00265892" w:rsidRDefault="00265892" w:rsidP="00E919AE">
      <w:pPr>
        <w:ind w:left="360"/>
        <w:rPr>
          <w:rFonts w:ascii="Times New Roman" w:hAnsi="Times New Roman" w:cs="Times New Roman"/>
          <w:color w:val="00B050"/>
        </w:rPr>
      </w:pPr>
    </w:p>
    <w:p w14:paraId="56846686" w14:textId="7DF87AEB" w:rsidR="00265892" w:rsidRDefault="00265892" w:rsidP="00265892">
      <w:pPr>
        <w:pStyle w:val="ListParagraph"/>
        <w:numPr>
          <w:ilvl w:val="0"/>
          <w:numId w:val="3"/>
        </w:numPr>
        <w:rPr>
          <w:rFonts w:ascii="Times New Roman" w:hAnsi="Times New Roman" w:cs="Times New Roman"/>
        </w:rPr>
      </w:pPr>
      <w:r w:rsidRPr="00265892">
        <w:rPr>
          <w:rFonts w:ascii="Times New Roman" w:hAnsi="Times New Roman" w:cs="Times New Roman"/>
        </w:rPr>
        <w:t>The diagrams display clear reliable graphs of the universal tennis rating and other parameters of measurement</w:t>
      </w:r>
      <w:r>
        <w:rPr>
          <w:rFonts w:ascii="Times New Roman" w:hAnsi="Times New Roman" w:cs="Times New Roman"/>
        </w:rPr>
        <w:t xml:space="preserve"> such as tennis service </w:t>
      </w:r>
      <w:proofErr w:type="gramStart"/>
      <w:r>
        <w:rPr>
          <w:rFonts w:ascii="Times New Roman" w:hAnsi="Times New Roman" w:cs="Times New Roman"/>
        </w:rPr>
        <w:t>speed</w:t>
      </w:r>
      <w:proofErr w:type="gramEnd"/>
    </w:p>
    <w:p w14:paraId="386C2070" w14:textId="6A4B60A9" w:rsidR="00265892" w:rsidRDefault="00265892" w:rsidP="00265892">
      <w:pPr>
        <w:pStyle w:val="ListParagraph"/>
        <w:rPr>
          <w:rFonts w:ascii="Times New Roman" w:hAnsi="Times New Roman" w:cs="Times New Roman"/>
        </w:rPr>
      </w:pPr>
    </w:p>
    <w:p w14:paraId="0633E2CC" w14:textId="714E04CC" w:rsidR="00265892" w:rsidRPr="00DE5DEC" w:rsidRDefault="00265892" w:rsidP="004F4522">
      <w:pPr>
        <w:pStyle w:val="ListParagraph"/>
        <w:numPr>
          <w:ilvl w:val="0"/>
          <w:numId w:val="3"/>
        </w:numPr>
        <w:rPr>
          <w:rFonts w:ascii="Times New Roman" w:hAnsi="Times New Roman" w:cs="Times New Roman"/>
        </w:rPr>
      </w:pPr>
      <w:r>
        <w:rPr>
          <w:rFonts w:ascii="Times New Roman" w:hAnsi="Times New Roman" w:cs="Times New Roman"/>
        </w:rPr>
        <w:t xml:space="preserve">The data is taken from reliable secondary sources and is </w:t>
      </w:r>
      <w:proofErr w:type="gramStart"/>
      <w:r>
        <w:rPr>
          <w:rFonts w:ascii="Times New Roman" w:hAnsi="Times New Roman" w:cs="Times New Roman"/>
        </w:rPr>
        <w:t>accurate</w:t>
      </w:r>
      <w:proofErr w:type="gramEnd"/>
      <w:r>
        <w:rPr>
          <w:rFonts w:ascii="Times New Roman" w:hAnsi="Times New Roman" w:cs="Times New Roman"/>
        </w:rPr>
        <w:t xml:space="preserve"> </w:t>
      </w:r>
    </w:p>
    <w:p w14:paraId="308D50B8" w14:textId="77777777" w:rsidR="00265892" w:rsidRDefault="00265892" w:rsidP="004F4522">
      <w:pPr>
        <w:rPr>
          <w:rFonts w:ascii="Times New Roman" w:hAnsi="Times New Roman" w:cs="Times New Roman"/>
          <w:color w:val="00B050"/>
        </w:rPr>
      </w:pPr>
    </w:p>
    <w:p w14:paraId="15371FEC" w14:textId="0F905EB0" w:rsidR="00FC13C2" w:rsidRDefault="00FC13C2" w:rsidP="004F4522">
      <w:pPr>
        <w:rPr>
          <w:rFonts w:ascii="Times New Roman" w:hAnsi="Times New Roman" w:cs="Times New Roman"/>
          <w:color w:val="00B050"/>
        </w:rPr>
      </w:pPr>
      <w:r w:rsidRPr="00024208">
        <w:rPr>
          <w:rFonts w:ascii="Times New Roman" w:hAnsi="Times New Roman" w:cs="Times New Roman"/>
          <w:color w:val="00B050"/>
        </w:rPr>
        <w:t>- the solution provides a complete picture of the research</w:t>
      </w:r>
    </w:p>
    <w:p w14:paraId="093D37B1" w14:textId="77777777" w:rsidR="00265892" w:rsidRDefault="00265892" w:rsidP="004F4522">
      <w:pPr>
        <w:rPr>
          <w:rFonts w:ascii="Times New Roman" w:hAnsi="Times New Roman" w:cs="Times New Roman"/>
          <w:color w:val="00B050"/>
        </w:rPr>
      </w:pPr>
    </w:p>
    <w:p w14:paraId="44805F81" w14:textId="4FAC7998" w:rsidR="00265892" w:rsidRDefault="00265892" w:rsidP="004F4522">
      <w:pPr>
        <w:rPr>
          <w:rFonts w:ascii="Times New Roman" w:hAnsi="Times New Roman" w:cs="Times New Roman"/>
          <w:color w:val="156082" w:themeColor="accent1"/>
        </w:rPr>
      </w:pPr>
      <w:r>
        <w:rPr>
          <w:rFonts w:ascii="Times New Roman" w:hAnsi="Times New Roman" w:cs="Times New Roman"/>
          <w:color w:val="156082" w:themeColor="accent1"/>
        </w:rPr>
        <w:t>How d</w:t>
      </w:r>
      <w:r w:rsidRPr="00265892">
        <w:rPr>
          <w:rFonts w:ascii="Times New Roman" w:hAnsi="Times New Roman" w:cs="Times New Roman"/>
          <w:color w:val="156082" w:themeColor="accent1"/>
        </w:rPr>
        <w:t>oes the solution clearly convey the best measurement for tennis players?</w:t>
      </w:r>
    </w:p>
    <w:p w14:paraId="7D7126EF" w14:textId="77777777" w:rsidR="00265892" w:rsidRDefault="00265892" w:rsidP="004F4522">
      <w:pPr>
        <w:rPr>
          <w:rFonts w:ascii="Times New Roman" w:hAnsi="Times New Roman" w:cs="Times New Roman"/>
          <w:color w:val="156082" w:themeColor="accent1"/>
        </w:rPr>
      </w:pPr>
    </w:p>
    <w:p w14:paraId="1CEB1353" w14:textId="1E12A103" w:rsidR="00265892" w:rsidRDefault="00265892" w:rsidP="00265892">
      <w:pPr>
        <w:pStyle w:val="ListParagraph"/>
        <w:numPr>
          <w:ilvl w:val="0"/>
          <w:numId w:val="3"/>
        </w:numPr>
        <w:rPr>
          <w:rFonts w:ascii="Times New Roman" w:hAnsi="Times New Roman" w:cs="Times New Roman"/>
        </w:rPr>
      </w:pPr>
      <w:r w:rsidRPr="00265892">
        <w:rPr>
          <w:rFonts w:ascii="Times New Roman" w:hAnsi="Times New Roman" w:cs="Times New Roman"/>
        </w:rPr>
        <w:t xml:space="preserve">The solution provides clear graphs, both interactive and non-interactive of the parameters of tennis players, specifically comparisons of the universal tennis rating system compared to other measurements such as service </w:t>
      </w:r>
      <w:proofErr w:type="gramStart"/>
      <w:r w:rsidRPr="00265892">
        <w:rPr>
          <w:rFonts w:ascii="Times New Roman" w:hAnsi="Times New Roman" w:cs="Times New Roman"/>
        </w:rPr>
        <w:t>speed</w:t>
      </w:r>
      <w:proofErr w:type="gramEnd"/>
      <w:r w:rsidRPr="00265892">
        <w:rPr>
          <w:rFonts w:ascii="Times New Roman" w:hAnsi="Times New Roman" w:cs="Times New Roman"/>
        </w:rPr>
        <w:t xml:space="preserve"> </w:t>
      </w:r>
    </w:p>
    <w:p w14:paraId="5ED2DB68" w14:textId="77777777" w:rsidR="00265892" w:rsidRPr="00265892" w:rsidRDefault="00265892" w:rsidP="00265892">
      <w:pPr>
        <w:rPr>
          <w:rFonts w:ascii="Times New Roman" w:hAnsi="Times New Roman" w:cs="Times New Roman"/>
        </w:rPr>
      </w:pPr>
    </w:p>
    <w:p w14:paraId="603B75A3" w14:textId="15A9AB5C" w:rsidR="00265892" w:rsidRPr="00265892" w:rsidRDefault="00265892" w:rsidP="00265892">
      <w:pPr>
        <w:pStyle w:val="ListParagraph"/>
        <w:numPr>
          <w:ilvl w:val="0"/>
          <w:numId w:val="3"/>
        </w:numPr>
        <w:rPr>
          <w:rFonts w:ascii="Times New Roman" w:hAnsi="Times New Roman" w:cs="Times New Roman"/>
        </w:rPr>
      </w:pPr>
      <w:r w:rsidRPr="00265892">
        <w:rPr>
          <w:rFonts w:ascii="Times New Roman" w:hAnsi="Times New Roman" w:cs="Times New Roman"/>
        </w:rPr>
        <w:t xml:space="preserve">The infographic would also be clear and concise and should be easy to interpret with clear statistics and evidence for the </w:t>
      </w:r>
      <w:proofErr w:type="gramStart"/>
      <w:r w:rsidRPr="00265892">
        <w:rPr>
          <w:rFonts w:ascii="Times New Roman" w:hAnsi="Times New Roman" w:cs="Times New Roman"/>
        </w:rPr>
        <w:t>reader</w:t>
      </w:r>
      <w:proofErr w:type="gramEnd"/>
    </w:p>
    <w:p w14:paraId="6AD14AEA" w14:textId="77777777" w:rsidR="00024208" w:rsidRPr="00024208" w:rsidRDefault="00024208" w:rsidP="00E919AE">
      <w:pPr>
        <w:ind w:left="360"/>
        <w:rPr>
          <w:rFonts w:ascii="Times New Roman" w:hAnsi="Times New Roman" w:cs="Times New Roman"/>
          <w:color w:val="00B050"/>
        </w:rPr>
      </w:pPr>
    </w:p>
    <w:p w14:paraId="7ED06D75" w14:textId="77777777" w:rsidR="00FC13C2" w:rsidRDefault="00FC13C2" w:rsidP="00FC13C2">
      <w:pPr>
        <w:rPr>
          <w:rFonts w:ascii="Times New Roman" w:hAnsi="Times New Roman" w:cs="Times New Roman"/>
          <w:color w:val="00B050"/>
        </w:rPr>
      </w:pPr>
      <w:r w:rsidRPr="00024208">
        <w:rPr>
          <w:rFonts w:ascii="Times New Roman" w:hAnsi="Times New Roman" w:cs="Times New Roman"/>
          <w:color w:val="00B050"/>
        </w:rPr>
        <w:t xml:space="preserve">- Data is easy to interpret and it is interpreted correctly </w:t>
      </w:r>
    </w:p>
    <w:p w14:paraId="17BA8719" w14:textId="77777777" w:rsidR="00265892" w:rsidRPr="00265892" w:rsidRDefault="00265892" w:rsidP="00FC13C2">
      <w:pPr>
        <w:rPr>
          <w:rFonts w:ascii="Times New Roman" w:hAnsi="Times New Roman" w:cs="Times New Roman"/>
          <w:color w:val="156082" w:themeColor="accent1"/>
        </w:rPr>
      </w:pPr>
    </w:p>
    <w:p w14:paraId="755F77FE" w14:textId="3F2CBA40" w:rsidR="00265892" w:rsidRPr="00265892" w:rsidRDefault="00265892" w:rsidP="00FC13C2">
      <w:pPr>
        <w:rPr>
          <w:rFonts w:ascii="Times New Roman" w:hAnsi="Times New Roman" w:cs="Times New Roman"/>
          <w:color w:val="156082" w:themeColor="accent1"/>
        </w:rPr>
      </w:pPr>
      <w:r w:rsidRPr="00265892">
        <w:rPr>
          <w:rFonts w:ascii="Times New Roman" w:hAnsi="Times New Roman" w:cs="Times New Roman"/>
          <w:color w:val="156082" w:themeColor="accent1"/>
        </w:rPr>
        <w:t xml:space="preserve">How will we know if data is easy to interpret and if </w:t>
      </w:r>
      <w:proofErr w:type="gramStart"/>
      <w:r w:rsidRPr="00265892">
        <w:rPr>
          <w:rFonts w:ascii="Times New Roman" w:hAnsi="Times New Roman" w:cs="Times New Roman"/>
          <w:color w:val="156082" w:themeColor="accent1"/>
        </w:rPr>
        <w:t>its</w:t>
      </w:r>
      <w:proofErr w:type="gramEnd"/>
      <w:r w:rsidRPr="00265892">
        <w:rPr>
          <w:rFonts w:ascii="Times New Roman" w:hAnsi="Times New Roman" w:cs="Times New Roman"/>
          <w:color w:val="156082" w:themeColor="accent1"/>
        </w:rPr>
        <w:t xml:space="preserve"> interpreted correctly?</w:t>
      </w:r>
    </w:p>
    <w:p w14:paraId="756B7434" w14:textId="77777777" w:rsidR="00036C07" w:rsidRDefault="00036C07" w:rsidP="00FC13C2">
      <w:pPr>
        <w:rPr>
          <w:rFonts w:ascii="Times New Roman" w:hAnsi="Times New Roman" w:cs="Times New Roman"/>
          <w:color w:val="00B050"/>
        </w:rPr>
      </w:pPr>
    </w:p>
    <w:p w14:paraId="29795D0B" w14:textId="007AC637" w:rsidR="00265892" w:rsidRDefault="00265892" w:rsidP="00265892">
      <w:pPr>
        <w:pStyle w:val="ListParagraph"/>
        <w:numPr>
          <w:ilvl w:val="0"/>
          <w:numId w:val="3"/>
        </w:numPr>
        <w:rPr>
          <w:rFonts w:ascii="Times New Roman" w:hAnsi="Times New Roman" w:cs="Times New Roman"/>
        </w:rPr>
      </w:pPr>
      <w:r>
        <w:rPr>
          <w:rFonts w:ascii="Times New Roman" w:hAnsi="Times New Roman" w:cs="Times New Roman"/>
        </w:rPr>
        <w:t xml:space="preserve">The Infographic will be shown to 10 </w:t>
      </w:r>
      <w:proofErr w:type="gramStart"/>
      <w:r>
        <w:rPr>
          <w:rFonts w:ascii="Times New Roman" w:hAnsi="Times New Roman" w:cs="Times New Roman"/>
        </w:rPr>
        <w:t>people</w:t>
      </w:r>
      <w:proofErr w:type="gramEnd"/>
    </w:p>
    <w:p w14:paraId="5C384B1F" w14:textId="77777777" w:rsidR="00683EF7" w:rsidRDefault="00683EF7" w:rsidP="00683EF7">
      <w:pPr>
        <w:pStyle w:val="ListParagraph"/>
        <w:rPr>
          <w:rFonts w:ascii="Times New Roman" w:hAnsi="Times New Roman" w:cs="Times New Roman"/>
        </w:rPr>
      </w:pPr>
    </w:p>
    <w:p w14:paraId="79362631" w14:textId="77777777" w:rsidR="00DE5DEC" w:rsidRDefault="00265892" w:rsidP="00265892">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If all 10 people </w:t>
      </w:r>
      <w:r w:rsidR="00683EF7">
        <w:rPr>
          <w:rFonts w:ascii="Times New Roman" w:hAnsi="Times New Roman" w:cs="Times New Roman"/>
        </w:rPr>
        <w:t xml:space="preserve">convey it is easy to understand and interpret the answer to the research </w:t>
      </w:r>
    </w:p>
    <w:p w14:paraId="2D64148C" w14:textId="77777777" w:rsidR="00DE5DEC" w:rsidRPr="00DE5DEC" w:rsidRDefault="00DE5DEC" w:rsidP="00DE5DEC">
      <w:pPr>
        <w:pStyle w:val="ListParagraph"/>
        <w:rPr>
          <w:rFonts w:ascii="Times New Roman" w:hAnsi="Times New Roman" w:cs="Times New Roman"/>
        </w:rPr>
      </w:pPr>
    </w:p>
    <w:p w14:paraId="4A2AB329" w14:textId="6474E802" w:rsidR="00265892" w:rsidRPr="00DE5DEC" w:rsidRDefault="00683EF7" w:rsidP="00DE5DEC">
      <w:pPr>
        <w:pStyle w:val="ListParagraph"/>
        <w:numPr>
          <w:ilvl w:val="0"/>
          <w:numId w:val="3"/>
        </w:numPr>
        <w:rPr>
          <w:rFonts w:ascii="Times New Roman" w:hAnsi="Times New Roman" w:cs="Times New Roman"/>
        </w:rPr>
      </w:pPr>
      <w:r w:rsidRPr="00DE5DEC">
        <w:rPr>
          <w:rFonts w:ascii="Times New Roman" w:hAnsi="Times New Roman" w:cs="Times New Roman"/>
        </w:rPr>
        <w:t xml:space="preserve">correctly then the data is easy to </w:t>
      </w:r>
      <w:proofErr w:type="gramStart"/>
      <w:r w:rsidRPr="00DE5DEC">
        <w:rPr>
          <w:rFonts w:ascii="Times New Roman" w:hAnsi="Times New Roman" w:cs="Times New Roman"/>
        </w:rPr>
        <w:t>understand</w:t>
      </w:r>
      <w:proofErr w:type="gramEnd"/>
    </w:p>
    <w:p w14:paraId="6AFB766F" w14:textId="77777777" w:rsidR="00DE5DEC" w:rsidRDefault="00DE5DEC" w:rsidP="00FC13C2">
      <w:pPr>
        <w:rPr>
          <w:rFonts w:ascii="Times New Roman" w:hAnsi="Times New Roman" w:cs="Times New Roman"/>
          <w:color w:val="00B050"/>
        </w:rPr>
      </w:pPr>
    </w:p>
    <w:p w14:paraId="0A958BC2" w14:textId="77777777" w:rsidR="00DE5DEC" w:rsidRPr="00683EF7" w:rsidRDefault="00DE5DEC" w:rsidP="00FC13C2">
      <w:pPr>
        <w:rPr>
          <w:rFonts w:ascii="Times New Roman" w:hAnsi="Times New Roman" w:cs="Times New Roman"/>
          <w:color w:val="00B050"/>
        </w:rPr>
      </w:pPr>
    </w:p>
    <w:p w14:paraId="184F6E14" w14:textId="2BCED52D" w:rsidR="00036C07" w:rsidRPr="00683EF7" w:rsidRDefault="00683EF7" w:rsidP="00FC13C2">
      <w:pPr>
        <w:rPr>
          <w:rFonts w:ascii="Times New Roman" w:hAnsi="Times New Roman" w:cs="Times New Roman"/>
          <w:color w:val="00B050"/>
        </w:rPr>
      </w:pPr>
      <w:r w:rsidRPr="00683EF7">
        <w:rPr>
          <w:rFonts w:ascii="Times New Roman" w:hAnsi="Times New Roman" w:cs="Times New Roman"/>
          <w:color w:val="00B050"/>
        </w:rPr>
        <w:t>T</w:t>
      </w:r>
      <w:r w:rsidR="00036C07" w:rsidRPr="00683EF7">
        <w:rPr>
          <w:rFonts w:ascii="Times New Roman" w:hAnsi="Times New Roman" w:cs="Times New Roman"/>
          <w:color w:val="00B050"/>
        </w:rPr>
        <w:t>he SAT infographic include</w:t>
      </w:r>
      <w:r>
        <w:rPr>
          <w:rFonts w:ascii="Times New Roman" w:hAnsi="Times New Roman" w:cs="Times New Roman"/>
          <w:color w:val="00B050"/>
        </w:rPr>
        <w:t>s</w:t>
      </w:r>
      <w:r w:rsidR="00036C07" w:rsidRPr="00683EF7">
        <w:rPr>
          <w:rFonts w:ascii="Times New Roman" w:hAnsi="Times New Roman" w:cs="Times New Roman"/>
          <w:color w:val="00B050"/>
        </w:rPr>
        <w:t xml:space="preserve"> a variety of </w:t>
      </w:r>
      <w:proofErr w:type="gramStart"/>
      <w:r w:rsidR="00036C07" w:rsidRPr="00683EF7">
        <w:rPr>
          <w:rFonts w:ascii="Times New Roman" w:hAnsi="Times New Roman" w:cs="Times New Roman"/>
          <w:color w:val="00B050"/>
        </w:rPr>
        <w:t>colours</w:t>
      </w:r>
      <w:proofErr w:type="gramEnd"/>
      <w:r w:rsidR="00036C07" w:rsidRPr="00683EF7">
        <w:rPr>
          <w:rFonts w:ascii="Times New Roman" w:hAnsi="Times New Roman" w:cs="Times New Roman"/>
          <w:color w:val="00B050"/>
        </w:rPr>
        <w:t xml:space="preserve"> </w:t>
      </w:r>
    </w:p>
    <w:p w14:paraId="26B8DFAB" w14:textId="77777777" w:rsidR="00024208" w:rsidRDefault="00024208" w:rsidP="00FC13C2">
      <w:pPr>
        <w:rPr>
          <w:rFonts w:ascii="Times New Roman" w:hAnsi="Times New Roman" w:cs="Times New Roman"/>
          <w:color w:val="00B050"/>
        </w:rPr>
      </w:pPr>
    </w:p>
    <w:p w14:paraId="21B557F0" w14:textId="1B468DCD" w:rsidR="00683EF7" w:rsidRPr="00683EF7" w:rsidRDefault="00683EF7" w:rsidP="00FC13C2">
      <w:pPr>
        <w:rPr>
          <w:rFonts w:ascii="Times New Roman" w:hAnsi="Times New Roman" w:cs="Times New Roman"/>
          <w:color w:val="156082" w:themeColor="accent1"/>
        </w:rPr>
      </w:pPr>
      <w:r w:rsidRPr="00683EF7">
        <w:rPr>
          <w:rFonts w:ascii="Times New Roman" w:hAnsi="Times New Roman" w:cs="Times New Roman"/>
          <w:color w:val="156082" w:themeColor="accent1"/>
        </w:rPr>
        <w:t>Are the colours used in the infographic aesthetic and formatted correctly?</w:t>
      </w:r>
    </w:p>
    <w:p w14:paraId="209021DB" w14:textId="77777777" w:rsidR="00683EF7" w:rsidRPr="00683EF7" w:rsidRDefault="00683EF7" w:rsidP="00FC13C2">
      <w:pPr>
        <w:rPr>
          <w:rFonts w:ascii="Times New Roman" w:hAnsi="Times New Roman" w:cs="Times New Roman"/>
        </w:rPr>
      </w:pPr>
    </w:p>
    <w:p w14:paraId="567A5251" w14:textId="62F4FACC" w:rsidR="00683EF7" w:rsidRDefault="00683EF7" w:rsidP="00683EF7">
      <w:pPr>
        <w:pStyle w:val="ListParagraph"/>
        <w:numPr>
          <w:ilvl w:val="0"/>
          <w:numId w:val="3"/>
        </w:numPr>
        <w:rPr>
          <w:rFonts w:ascii="Times New Roman" w:hAnsi="Times New Roman" w:cs="Times New Roman"/>
        </w:rPr>
      </w:pPr>
      <w:r w:rsidRPr="00683EF7">
        <w:rPr>
          <w:rFonts w:ascii="Times New Roman" w:hAnsi="Times New Roman" w:cs="Times New Roman"/>
        </w:rPr>
        <w:t xml:space="preserve">The colours of the infographic are visually pleasing and colour code specific types of data such as headings, subheadings, titles and </w:t>
      </w:r>
      <w:proofErr w:type="gramStart"/>
      <w:r w:rsidRPr="00683EF7">
        <w:rPr>
          <w:rFonts w:ascii="Times New Roman" w:hAnsi="Times New Roman" w:cs="Times New Roman"/>
        </w:rPr>
        <w:t>text</w:t>
      </w:r>
      <w:proofErr w:type="gramEnd"/>
    </w:p>
    <w:p w14:paraId="5C79E2D8" w14:textId="77777777" w:rsidR="00683EF7" w:rsidRPr="00683EF7" w:rsidRDefault="00683EF7" w:rsidP="00683EF7">
      <w:pPr>
        <w:rPr>
          <w:rFonts w:ascii="Times New Roman" w:hAnsi="Times New Roman" w:cs="Times New Roman"/>
        </w:rPr>
      </w:pPr>
    </w:p>
    <w:p w14:paraId="392760FC" w14:textId="75BAC3F8" w:rsidR="00683EF7" w:rsidRDefault="00683EF7" w:rsidP="00683EF7">
      <w:pPr>
        <w:pStyle w:val="ListParagraph"/>
        <w:numPr>
          <w:ilvl w:val="0"/>
          <w:numId w:val="3"/>
        </w:numPr>
        <w:rPr>
          <w:rFonts w:ascii="Times New Roman" w:hAnsi="Times New Roman" w:cs="Times New Roman"/>
        </w:rPr>
      </w:pPr>
      <w:r w:rsidRPr="00683EF7">
        <w:rPr>
          <w:rFonts w:ascii="Times New Roman" w:hAnsi="Times New Roman" w:cs="Times New Roman"/>
        </w:rPr>
        <w:t xml:space="preserve">There is a wide variety of colours used including dark blue headings, red subheadings and black </w:t>
      </w:r>
      <w:proofErr w:type="gramStart"/>
      <w:r w:rsidRPr="00683EF7">
        <w:rPr>
          <w:rFonts w:ascii="Times New Roman" w:hAnsi="Times New Roman" w:cs="Times New Roman"/>
        </w:rPr>
        <w:t>text</w:t>
      </w:r>
      <w:proofErr w:type="gramEnd"/>
      <w:r w:rsidRPr="00683EF7">
        <w:rPr>
          <w:rFonts w:ascii="Times New Roman" w:hAnsi="Times New Roman" w:cs="Times New Roman"/>
        </w:rPr>
        <w:t xml:space="preserve"> </w:t>
      </w:r>
    </w:p>
    <w:p w14:paraId="4BC25F0A" w14:textId="77777777" w:rsidR="00D62192" w:rsidRPr="00D62192" w:rsidRDefault="00D62192" w:rsidP="00D62192">
      <w:pPr>
        <w:pStyle w:val="ListParagraph"/>
        <w:rPr>
          <w:rFonts w:ascii="Times New Roman" w:hAnsi="Times New Roman" w:cs="Times New Roman"/>
        </w:rPr>
      </w:pPr>
    </w:p>
    <w:p w14:paraId="1EF8D9A5" w14:textId="72745370" w:rsidR="00D62192" w:rsidRPr="00683EF7" w:rsidRDefault="00D62192" w:rsidP="00683EF7">
      <w:pPr>
        <w:pStyle w:val="ListParagraph"/>
        <w:numPr>
          <w:ilvl w:val="0"/>
          <w:numId w:val="3"/>
        </w:numPr>
        <w:rPr>
          <w:rFonts w:ascii="Times New Roman" w:hAnsi="Times New Roman" w:cs="Times New Roman"/>
        </w:rPr>
      </w:pPr>
      <w:r>
        <w:rPr>
          <w:rFonts w:ascii="Times New Roman" w:hAnsi="Times New Roman" w:cs="Times New Roman"/>
        </w:rPr>
        <w:t xml:space="preserve">Clear colour contrast and clear visibility </w:t>
      </w:r>
    </w:p>
    <w:p w14:paraId="6F3165F9" w14:textId="77777777" w:rsidR="00024208" w:rsidRPr="00024208" w:rsidRDefault="00024208" w:rsidP="00FC13C2">
      <w:pPr>
        <w:rPr>
          <w:rFonts w:ascii="Times New Roman" w:hAnsi="Times New Roman" w:cs="Times New Roman"/>
          <w:color w:val="00B050"/>
        </w:rPr>
      </w:pPr>
    </w:p>
    <w:p w14:paraId="428DEE80" w14:textId="77777777" w:rsidR="00FC13C2" w:rsidRPr="00024208" w:rsidRDefault="00FC13C2" w:rsidP="00FC13C2">
      <w:pPr>
        <w:rPr>
          <w:rFonts w:ascii="Times New Roman" w:hAnsi="Times New Roman" w:cs="Times New Roman"/>
          <w:color w:val="00B050"/>
        </w:rPr>
      </w:pPr>
      <w:r w:rsidRPr="00024208">
        <w:rPr>
          <w:rFonts w:ascii="Times New Roman" w:hAnsi="Times New Roman" w:cs="Times New Roman"/>
          <w:color w:val="00B050"/>
        </w:rPr>
        <w:t>- Data is accurate and provides a clear answer to the research question</w:t>
      </w:r>
    </w:p>
    <w:p w14:paraId="5A0384DB" w14:textId="5DB21003" w:rsidR="00FC13C2" w:rsidRPr="00683EF7" w:rsidRDefault="00FC13C2" w:rsidP="00FC13C2">
      <w:pPr>
        <w:rPr>
          <w:rFonts w:ascii="Times New Roman" w:hAnsi="Times New Roman" w:cs="Times New Roman"/>
          <w:color w:val="156082" w:themeColor="accent1"/>
        </w:rPr>
      </w:pPr>
    </w:p>
    <w:p w14:paraId="6B79A2A3" w14:textId="33FEF691" w:rsidR="00683EF7" w:rsidRPr="00683EF7" w:rsidRDefault="00683EF7" w:rsidP="00FC13C2">
      <w:pPr>
        <w:rPr>
          <w:rFonts w:ascii="Times New Roman" w:hAnsi="Times New Roman" w:cs="Times New Roman"/>
          <w:color w:val="156082" w:themeColor="accent1"/>
        </w:rPr>
      </w:pPr>
      <w:r w:rsidRPr="00683EF7">
        <w:rPr>
          <w:rFonts w:ascii="Times New Roman" w:hAnsi="Times New Roman" w:cs="Times New Roman"/>
          <w:color w:val="156082" w:themeColor="accent1"/>
        </w:rPr>
        <w:t>Does the infographic provide a clear answer to the research question?</w:t>
      </w:r>
    </w:p>
    <w:p w14:paraId="3125073F" w14:textId="77777777" w:rsidR="00683EF7" w:rsidRDefault="00683EF7" w:rsidP="00FC13C2">
      <w:pPr>
        <w:rPr>
          <w:rFonts w:ascii="Times New Roman" w:hAnsi="Times New Roman" w:cs="Times New Roman"/>
          <w:color w:val="00B050"/>
        </w:rPr>
      </w:pPr>
    </w:p>
    <w:p w14:paraId="66755280" w14:textId="1C45E452" w:rsidR="00683EF7" w:rsidRDefault="00683EF7" w:rsidP="00683EF7">
      <w:pPr>
        <w:pStyle w:val="ListParagraph"/>
        <w:numPr>
          <w:ilvl w:val="0"/>
          <w:numId w:val="3"/>
        </w:numPr>
        <w:rPr>
          <w:rFonts w:ascii="Times New Roman" w:hAnsi="Times New Roman" w:cs="Times New Roman"/>
        </w:rPr>
      </w:pPr>
      <w:r w:rsidRPr="00683EF7">
        <w:rPr>
          <w:rFonts w:ascii="Times New Roman" w:hAnsi="Times New Roman" w:cs="Times New Roman"/>
        </w:rPr>
        <w:t xml:space="preserve">The infographic does provide a clear answer through the graphs, tables, and analyses </w:t>
      </w:r>
      <w:r>
        <w:rPr>
          <w:rFonts w:ascii="Times New Roman" w:hAnsi="Times New Roman" w:cs="Times New Roman"/>
        </w:rPr>
        <w:t xml:space="preserve">of </w:t>
      </w:r>
      <w:r w:rsidRPr="00683EF7">
        <w:rPr>
          <w:rFonts w:ascii="Times New Roman" w:hAnsi="Times New Roman" w:cs="Times New Roman"/>
        </w:rPr>
        <w:t xml:space="preserve">these </w:t>
      </w:r>
      <w:r w:rsidR="00E44859">
        <w:rPr>
          <w:rFonts w:ascii="Times New Roman" w:hAnsi="Times New Roman" w:cs="Times New Roman"/>
        </w:rPr>
        <w:t xml:space="preserve">clearly links back to the research </w:t>
      </w:r>
      <w:proofErr w:type="gramStart"/>
      <w:r w:rsidR="00E44859">
        <w:rPr>
          <w:rFonts w:ascii="Times New Roman" w:hAnsi="Times New Roman" w:cs="Times New Roman"/>
        </w:rPr>
        <w:t>question</w:t>
      </w:r>
      <w:proofErr w:type="gramEnd"/>
      <w:r w:rsidR="00E44859">
        <w:rPr>
          <w:rFonts w:ascii="Times New Roman" w:hAnsi="Times New Roman" w:cs="Times New Roman"/>
        </w:rPr>
        <w:t xml:space="preserve"> </w:t>
      </w:r>
    </w:p>
    <w:p w14:paraId="10407723" w14:textId="77777777" w:rsidR="00E44859" w:rsidRDefault="00E44859" w:rsidP="00E44859">
      <w:pPr>
        <w:rPr>
          <w:rFonts w:ascii="Times New Roman" w:hAnsi="Times New Roman" w:cs="Times New Roman"/>
        </w:rPr>
      </w:pPr>
    </w:p>
    <w:p w14:paraId="799A2E43" w14:textId="018E5CB6" w:rsidR="00E44859" w:rsidRPr="00DE5DEC" w:rsidRDefault="00E44859" w:rsidP="00FC13C2">
      <w:pPr>
        <w:pStyle w:val="ListParagraph"/>
        <w:numPr>
          <w:ilvl w:val="0"/>
          <w:numId w:val="3"/>
        </w:numPr>
        <w:rPr>
          <w:rFonts w:ascii="Times New Roman" w:hAnsi="Times New Roman" w:cs="Times New Roman"/>
        </w:rPr>
      </w:pPr>
      <w:r>
        <w:rPr>
          <w:rFonts w:ascii="Times New Roman" w:hAnsi="Times New Roman" w:cs="Times New Roman"/>
        </w:rPr>
        <w:t xml:space="preserve">The statistics displayed are correct, accurate, and taken from reliable secondary sources and presented clearly in the </w:t>
      </w:r>
      <w:proofErr w:type="gramStart"/>
      <w:r>
        <w:rPr>
          <w:rFonts w:ascii="Times New Roman" w:hAnsi="Times New Roman" w:cs="Times New Roman"/>
        </w:rPr>
        <w:t>infographic</w:t>
      </w:r>
      <w:proofErr w:type="gramEnd"/>
    </w:p>
    <w:p w14:paraId="6B552402" w14:textId="77777777" w:rsidR="00E44859" w:rsidRDefault="00E44859" w:rsidP="00FC13C2">
      <w:pPr>
        <w:rPr>
          <w:rFonts w:ascii="Times New Roman" w:hAnsi="Times New Roman" w:cs="Times New Roman"/>
          <w:color w:val="FF0000"/>
        </w:rPr>
      </w:pPr>
    </w:p>
    <w:p w14:paraId="06AFF6AD" w14:textId="1E315351" w:rsidR="00FC13C2" w:rsidRDefault="00FC13C2" w:rsidP="00FC13C2">
      <w:pPr>
        <w:rPr>
          <w:rFonts w:ascii="Times New Roman" w:hAnsi="Times New Roman" w:cs="Times New Roman"/>
          <w:color w:val="FF0000"/>
        </w:rPr>
      </w:pPr>
      <w:r w:rsidRPr="004A5213">
        <w:rPr>
          <w:rFonts w:ascii="Times New Roman" w:hAnsi="Times New Roman" w:cs="Times New Roman"/>
          <w:color w:val="FF0000"/>
        </w:rPr>
        <w:t xml:space="preserve">Data </w:t>
      </w:r>
      <w:r w:rsidR="00E44859" w:rsidRPr="004A5213">
        <w:rPr>
          <w:rFonts w:ascii="Times New Roman" w:hAnsi="Times New Roman" w:cs="Times New Roman"/>
          <w:color w:val="FF0000"/>
        </w:rPr>
        <w:t>Requirements</w:t>
      </w:r>
      <w:r w:rsidRPr="004A5213">
        <w:rPr>
          <w:rFonts w:ascii="Times New Roman" w:hAnsi="Times New Roman" w:cs="Times New Roman"/>
          <w:color w:val="FF0000"/>
        </w:rPr>
        <w:t>:</w:t>
      </w:r>
    </w:p>
    <w:p w14:paraId="673F21EF" w14:textId="77777777" w:rsidR="00024208" w:rsidRPr="004A5213" w:rsidRDefault="00024208" w:rsidP="00FC13C2">
      <w:pPr>
        <w:rPr>
          <w:rFonts w:ascii="Times New Roman" w:hAnsi="Times New Roman" w:cs="Times New Roman"/>
          <w:color w:val="FF0000"/>
        </w:rPr>
      </w:pPr>
    </w:p>
    <w:p w14:paraId="2796ECF1" w14:textId="2EAF9BF4" w:rsidR="00FC13C2" w:rsidRDefault="00FC13C2" w:rsidP="00FC13C2">
      <w:pPr>
        <w:pStyle w:val="ListParagraph"/>
        <w:numPr>
          <w:ilvl w:val="0"/>
          <w:numId w:val="3"/>
        </w:numPr>
        <w:rPr>
          <w:rFonts w:ascii="Times New Roman" w:hAnsi="Times New Roman" w:cs="Times New Roman"/>
          <w:color w:val="00B050"/>
        </w:rPr>
      </w:pPr>
      <w:r w:rsidRPr="00024208">
        <w:rPr>
          <w:rFonts w:ascii="Times New Roman" w:hAnsi="Times New Roman" w:cs="Times New Roman"/>
          <w:color w:val="00B050"/>
        </w:rPr>
        <w:t xml:space="preserve"> Top tennis players </w:t>
      </w:r>
      <w:proofErr w:type="spellStart"/>
      <w:r w:rsidRPr="00024208">
        <w:rPr>
          <w:rFonts w:ascii="Times New Roman" w:hAnsi="Times New Roman" w:cs="Times New Roman"/>
          <w:color w:val="00B050"/>
        </w:rPr>
        <w:t>utr</w:t>
      </w:r>
      <w:proofErr w:type="spellEnd"/>
      <w:r w:rsidRPr="00024208">
        <w:rPr>
          <w:rFonts w:ascii="Times New Roman" w:hAnsi="Times New Roman" w:cs="Times New Roman"/>
          <w:color w:val="00B050"/>
        </w:rPr>
        <w:t xml:space="preserve"> specifically the top 10 from the past 50 years</w:t>
      </w:r>
    </w:p>
    <w:p w14:paraId="42DC83D7" w14:textId="77777777" w:rsidR="00E44859" w:rsidRDefault="00E44859" w:rsidP="00E44859">
      <w:pPr>
        <w:rPr>
          <w:rFonts w:ascii="Times New Roman" w:hAnsi="Times New Roman" w:cs="Times New Roman"/>
          <w:color w:val="00B050"/>
        </w:rPr>
      </w:pPr>
    </w:p>
    <w:p w14:paraId="1E92C4FA" w14:textId="1E38E2B3" w:rsidR="00AD6E99" w:rsidRPr="00AD6E99" w:rsidRDefault="00AD6E99" w:rsidP="00E44859">
      <w:pPr>
        <w:rPr>
          <w:rFonts w:ascii="Times New Roman" w:hAnsi="Times New Roman" w:cs="Times New Roman"/>
          <w:color w:val="156082" w:themeColor="accent1"/>
        </w:rPr>
      </w:pPr>
      <w:r w:rsidRPr="00AD6E99">
        <w:rPr>
          <w:rFonts w:ascii="Times New Roman" w:hAnsi="Times New Roman" w:cs="Times New Roman"/>
          <w:color w:val="156082" w:themeColor="accent1"/>
        </w:rPr>
        <w:t>Where will this data come from and how will you know it’s reliable?</w:t>
      </w:r>
    </w:p>
    <w:p w14:paraId="4E5FEF9C" w14:textId="77777777" w:rsidR="00AD6E99" w:rsidRPr="00AD6E99" w:rsidRDefault="00AD6E99" w:rsidP="00E44859">
      <w:pPr>
        <w:rPr>
          <w:rFonts w:ascii="Times New Roman" w:hAnsi="Times New Roman" w:cs="Times New Roman"/>
          <w:color w:val="156082" w:themeColor="accent1"/>
        </w:rPr>
      </w:pPr>
    </w:p>
    <w:p w14:paraId="04D955B5" w14:textId="6B86A6BA" w:rsidR="00AD6E99" w:rsidRPr="00AD6E99" w:rsidRDefault="00AD6E99" w:rsidP="00AD6E99">
      <w:pPr>
        <w:pStyle w:val="ListParagraph"/>
        <w:numPr>
          <w:ilvl w:val="0"/>
          <w:numId w:val="3"/>
        </w:numPr>
        <w:rPr>
          <w:rFonts w:ascii="Times New Roman" w:hAnsi="Times New Roman" w:cs="Times New Roman"/>
        </w:rPr>
      </w:pPr>
      <w:r w:rsidRPr="00AD6E99">
        <w:rPr>
          <w:rFonts w:ascii="Times New Roman" w:hAnsi="Times New Roman" w:cs="Times New Roman"/>
        </w:rPr>
        <w:t xml:space="preserve">This data will come from 5 secondary sources that contain the top 10 from the past 50 </w:t>
      </w:r>
      <w:proofErr w:type="gramStart"/>
      <w:r w:rsidRPr="00AD6E99">
        <w:rPr>
          <w:rFonts w:ascii="Times New Roman" w:hAnsi="Times New Roman" w:cs="Times New Roman"/>
        </w:rPr>
        <w:t>years</w:t>
      </w:r>
      <w:proofErr w:type="gramEnd"/>
    </w:p>
    <w:p w14:paraId="2AFFDDB1" w14:textId="77777777" w:rsidR="00AD6E99" w:rsidRPr="00AD6E99" w:rsidRDefault="00AD6E99" w:rsidP="00E44859">
      <w:pPr>
        <w:rPr>
          <w:rFonts w:ascii="Times New Roman" w:hAnsi="Times New Roman" w:cs="Times New Roman"/>
        </w:rPr>
      </w:pPr>
    </w:p>
    <w:p w14:paraId="5B408C2C" w14:textId="33A3D9AD" w:rsidR="00AD6E99" w:rsidRDefault="00AD6E99" w:rsidP="00AD6E99">
      <w:pPr>
        <w:pStyle w:val="ListParagraph"/>
        <w:numPr>
          <w:ilvl w:val="0"/>
          <w:numId w:val="3"/>
        </w:numPr>
        <w:rPr>
          <w:rFonts w:ascii="Times New Roman" w:hAnsi="Times New Roman" w:cs="Times New Roman"/>
        </w:rPr>
      </w:pPr>
      <w:r w:rsidRPr="00AD6E99">
        <w:rPr>
          <w:rFonts w:ascii="Times New Roman" w:hAnsi="Times New Roman" w:cs="Times New Roman"/>
        </w:rPr>
        <w:t xml:space="preserve">The </w:t>
      </w:r>
      <w:r>
        <w:rPr>
          <w:rFonts w:ascii="Times New Roman" w:hAnsi="Times New Roman" w:cs="Times New Roman"/>
        </w:rPr>
        <w:t>UTR</w:t>
      </w:r>
      <w:r w:rsidRPr="00AD6E99">
        <w:rPr>
          <w:rFonts w:ascii="Times New Roman" w:hAnsi="Times New Roman" w:cs="Times New Roman"/>
        </w:rPr>
        <w:t xml:space="preserve"> site will be investigated to when it was created and when it was first used and therefore provide the top 10 from th</w:t>
      </w:r>
      <w:r>
        <w:rPr>
          <w:rFonts w:ascii="Times New Roman" w:hAnsi="Times New Roman" w:cs="Times New Roman"/>
        </w:rPr>
        <w:t xml:space="preserve">e year it was </w:t>
      </w:r>
      <w:proofErr w:type="gramStart"/>
      <w:r>
        <w:rPr>
          <w:rFonts w:ascii="Times New Roman" w:hAnsi="Times New Roman" w:cs="Times New Roman"/>
        </w:rPr>
        <w:t>created</w:t>
      </w:r>
      <w:proofErr w:type="gramEnd"/>
      <w:r>
        <w:rPr>
          <w:rFonts w:ascii="Times New Roman" w:hAnsi="Times New Roman" w:cs="Times New Roman"/>
        </w:rPr>
        <w:t xml:space="preserve"> </w:t>
      </w:r>
    </w:p>
    <w:p w14:paraId="7C23FBC4" w14:textId="77777777" w:rsidR="00AD6E99" w:rsidRPr="00AD6E99" w:rsidRDefault="00AD6E99" w:rsidP="00AD6E99">
      <w:pPr>
        <w:pStyle w:val="ListParagraph"/>
        <w:rPr>
          <w:rFonts w:ascii="Times New Roman" w:hAnsi="Times New Roman" w:cs="Times New Roman"/>
        </w:rPr>
      </w:pPr>
    </w:p>
    <w:p w14:paraId="74946643" w14:textId="2D33986D" w:rsidR="00AD6E99" w:rsidRPr="00AD6E99" w:rsidRDefault="00AD6E99" w:rsidP="00AD6E99">
      <w:pPr>
        <w:pStyle w:val="ListParagraph"/>
        <w:numPr>
          <w:ilvl w:val="0"/>
          <w:numId w:val="3"/>
        </w:numPr>
        <w:rPr>
          <w:rFonts w:ascii="Times New Roman" w:hAnsi="Times New Roman" w:cs="Times New Roman"/>
        </w:rPr>
      </w:pPr>
      <w:r>
        <w:rPr>
          <w:rFonts w:ascii="Times New Roman" w:hAnsi="Times New Roman" w:cs="Times New Roman"/>
        </w:rPr>
        <w:t xml:space="preserve">If data is not reliable then research </w:t>
      </w:r>
      <w:proofErr w:type="gramStart"/>
      <w:r>
        <w:rPr>
          <w:rFonts w:ascii="Times New Roman" w:hAnsi="Times New Roman" w:cs="Times New Roman"/>
        </w:rPr>
        <w:t>amount</w:t>
      </w:r>
      <w:proofErr w:type="gramEnd"/>
      <w:r>
        <w:rPr>
          <w:rFonts w:ascii="Times New Roman" w:hAnsi="Times New Roman" w:cs="Times New Roman"/>
        </w:rPr>
        <w:t xml:space="preserve"> of titles each player received and specifically their strengths and weaknesses and compare this to </w:t>
      </w:r>
      <w:r w:rsidR="0085412E">
        <w:rPr>
          <w:rFonts w:ascii="Times New Roman" w:hAnsi="Times New Roman" w:cs="Times New Roman"/>
        </w:rPr>
        <w:t xml:space="preserve">the </w:t>
      </w:r>
      <w:r>
        <w:rPr>
          <w:rFonts w:ascii="Times New Roman" w:hAnsi="Times New Roman" w:cs="Times New Roman"/>
        </w:rPr>
        <w:t xml:space="preserve">criteria of UTR to see where the players would fit </w:t>
      </w:r>
    </w:p>
    <w:p w14:paraId="4CFF787D" w14:textId="77777777" w:rsidR="00E44859" w:rsidRPr="00E44859" w:rsidRDefault="00E44859" w:rsidP="00E44859">
      <w:pPr>
        <w:rPr>
          <w:rFonts w:ascii="Times New Roman" w:hAnsi="Times New Roman" w:cs="Times New Roman"/>
          <w:color w:val="00B050"/>
        </w:rPr>
      </w:pPr>
    </w:p>
    <w:p w14:paraId="48F5650F" w14:textId="3066AA26" w:rsidR="00AD6E99" w:rsidRPr="00AD6E99" w:rsidRDefault="00FC13C2" w:rsidP="00AD6E99">
      <w:pPr>
        <w:pStyle w:val="ListParagraph"/>
        <w:numPr>
          <w:ilvl w:val="0"/>
          <w:numId w:val="3"/>
        </w:numPr>
        <w:rPr>
          <w:rFonts w:ascii="Times New Roman" w:hAnsi="Times New Roman" w:cs="Times New Roman"/>
          <w:color w:val="00B050"/>
        </w:rPr>
      </w:pPr>
      <w:r w:rsidRPr="00024208">
        <w:rPr>
          <w:rFonts w:ascii="Times New Roman" w:hAnsi="Times New Roman" w:cs="Times New Roman"/>
          <w:color w:val="00B050"/>
        </w:rPr>
        <w:t xml:space="preserve">A large amount of data including data from 1973 to 2024.  </w:t>
      </w:r>
    </w:p>
    <w:p w14:paraId="1D89C273" w14:textId="77777777" w:rsidR="00AD6E99" w:rsidRDefault="00AD6E99" w:rsidP="00AD6E99">
      <w:pPr>
        <w:rPr>
          <w:rFonts w:ascii="Times New Roman" w:hAnsi="Times New Roman" w:cs="Times New Roman"/>
          <w:color w:val="00B050"/>
        </w:rPr>
      </w:pPr>
    </w:p>
    <w:p w14:paraId="42666163" w14:textId="6EA35B20" w:rsidR="00AD6E99" w:rsidRPr="00AD6E99" w:rsidRDefault="00AD6E99" w:rsidP="00AD6E99">
      <w:pPr>
        <w:pStyle w:val="ListParagraph"/>
        <w:numPr>
          <w:ilvl w:val="0"/>
          <w:numId w:val="3"/>
        </w:numPr>
        <w:rPr>
          <w:rFonts w:ascii="Times New Roman" w:hAnsi="Times New Roman" w:cs="Times New Roman"/>
          <w:color w:val="156082" w:themeColor="accent1"/>
        </w:rPr>
      </w:pPr>
      <w:r w:rsidRPr="00AD6E99">
        <w:rPr>
          <w:rFonts w:ascii="Times New Roman" w:hAnsi="Times New Roman" w:cs="Times New Roman"/>
          <w:color w:val="156082" w:themeColor="accent1"/>
        </w:rPr>
        <w:t>How will you use this large amount of data?</w:t>
      </w:r>
    </w:p>
    <w:p w14:paraId="1EF5131C" w14:textId="77777777" w:rsidR="00AD6E99" w:rsidRPr="00AD6E99" w:rsidRDefault="00AD6E99" w:rsidP="00AD6E99">
      <w:pPr>
        <w:rPr>
          <w:rFonts w:ascii="Times New Roman" w:hAnsi="Times New Roman" w:cs="Times New Roman"/>
        </w:rPr>
      </w:pPr>
    </w:p>
    <w:p w14:paraId="6D3F1E9E" w14:textId="436DF71C" w:rsidR="00AD6E99" w:rsidRDefault="00AD6E99" w:rsidP="00AD6E99">
      <w:pPr>
        <w:pStyle w:val="ListParagraph"/>
        <w:numPr>
          <w:ilvl w:val="0"/>
          <w:numId w:val="3"/>
        </w:numPr>
        <w:rPr>
          <w:rFonts w:ascii="Times New Roman" w:hAnsi="Times New Roman" w:cs="Times New Roman"/>
        </w:rPr>
      </w:pPr>
      <w:r w:rsidRPr="00AD6E99">
        <w:rPr>
          <w:rFonts w:ascii="Times New Roman" w:hAnsi="Times New Roman" w:cs="Times New Roman"/>
        </w:rPr>
        <w:t xml:space="preserve">This data will be presented in the infographic through graphs and then clearly analysed in the paragraph </w:t>
      </w:r>
      <w:proofErr w:type="gramStart"/>
      <w:r w:rsidRPr="00AD6E99">
        <w:rPr>
          <w:rFonts w:ascii="Times New Roman" w:hAnsi="Times New Roman" w:cs="Times New Roman"/>
        </w:rPr>
        <w:t>below</w:t>
      </w:r>
      <w:proofErr w:type="gramEnd"/>
      <w:r w:rsidRPr="00AD6E99">
        <w:rPr>
          <w:rFonts w:ascii="Times New Roman" w:hAnsi="Times New Roman" w:cs="Times New Roman"/>
        </w:rPr>
        <w:t xml:space="preserve"> </w:t>
      </w:r>
    </w:p>
    <w:p w14:paraId="221B6A91" w14:textId="77777777" w:rsidR="00AD6E99" w:rsidRPr="00AD6E99" w:rsidRDefault="00AD6E99" w:rsidP="00AD6E99">
      <w:pPr>
        <w:pStyle w:val="ListParagraph"/>
        <w:rPr>
          <w:rFonts w:ascii="Times New Roman" w:hAnsi="Times New Roman" w:cs="Times New Roman"/>
        </w:rPr>
      </w:pPr>
    </w:p>
    <w:p w14:paraId="60907D15" w14:textId="4D022E49" w:rsidR="00AD6E99" w:rsidRPr="00AD6E99" w:rsidRDefault="00AD6E99" w:rsidP="00AD6E99">
      <w:pPr>
        <w:pStyle w:val="ListParagraph"/>
        <w:numPr>
          <w:ilvl w:val="0"/>
          <w:numId w:val="3"/>
        </w:numPr>
        <w:rPr>
          <w:rFonts w:ascii="Times New Roman" w:hAnsi="Times New Roman" w:cs="Times New Roman"/>
          <w:color w:val="156082" w:themeColor="accent1"/>
        </w:rPr>
      </w:pPr>
      <w:r w:rsidRPr="00AD6E99">
        <w:rPr>
          <w:rFonts w:ascii="Times New Roman" w:hAnsi="Times New Roman" w:cs="Times New Roman"/>
          <w:color w:val="156082" w:themeColor="accent1"/>
        </w:rPr>
        <w:lastRenderedPageBreak/>
        <w:t>Why use this large amount of data?</w:t>
      </w:r>
    </w:p>
    <w:p w14:paraId="4B3D74F8" w14:textId="77777777" w:rsidR="00AD6E99" w:rsidRDefault="00AD6E99" w:rsidP="00AD6E99">
      <w:pPr>
        <w:rPr>
          <w:rFonts w:ascii="Times New Roman" w:hAnsi="Times New Roman" w:cs="Times New Roman"/>
        </w:rPr>
      </w:pPr>
    </w:p>
    <w:p w14:paraId="5CA345A0" w14:textId="18DEE14B" w:rsidR="00AD6E99" w:rsidRPr="00DE5DEC" w:rsidRDefault="00AD6E99" w:rsidP="00DE5DEC">
      <w:pPr>
        <w:pStyle w:val="ListParagraph"/>
        <w:numPr>
          <w:ilvl w:val="0"/>
          <w:numId w:val="3"/>
        </w:numPr>
        <w:rPr>
          <w:rFonts w:ascii="Times New Roman" w:hAnsi="Times New Roman" w:cs="Times New Roman"/>
        </w:rPr>
      </w:pPr>
      <w:r>
        <w:rPr>
          <w:rFonts w:ascii="Times New Roman" w:hAnsi="Times New Roman" w:cs="Times New Roman"/>
        </w:rPr>
        <w:t xml:space="preserve">Provides comprehensive research to answer the research question, to bring a conclusion if the </w:t>
      </w:r>
      <w:proofErr w:type="spellStart"/>
      <w:r>
        <w:rPr>
          <w:rFonts w:ascii="Times New Roman" w:hAnsi="Times New Roman" w:cs="Times New Roman"/>
        </w:rPr>
        <w:t>utr</w:t>
      </w:r>
      <w:proofErr w:type="spellEnd"/>
      <w:r>
        <w:rPr>
          <w:rFonts w:ascii="Times New Roman" w:hAnsi="Times New Roman" w:cs="Times New Roman"/>
        </w:rPr>
        <w:t xml:space="preserve"> is the most substantial measurement for tennis players.</w:t>
      </w:r>
    </w:p>
    <w:p w14:paraId="5EB0259F" w14:textId="77777777" w:rsidR="00DE5DEC" w:rsidRPr="00DE5DEC" w:rsidRDefault="00DE5DEC" w:rsidP="00DE5DEC">
      <w:pPr>
        <w:rPr>
          <w:rFonts w:ascii="Times New Roman" w:hAnsi="Times New Roman" w:cs="Times New Roman"/>
          <w:color w:val="00B050"/>
        </w:rPr>
      </w:pPr>
    </w:p>
    <w:p w14:paraId="26A03B13" w14:textId="77777777" w:rsidR="00DE5DEC" w:rsidRPr="00DE5DEC" w:rsidRDefault="00DE5DEC" w:rsidP="00DE5DEC">
      <w:pPr>
        <w:pStyle w:val="ListParagraph"/>
        <w:rPr>
          <w:rFonts w:ascii="Times New Roman" w:hAnsi="Times New Roman" w:cs="Times New Roman"/>
          <w:color w:val="00B050"/>
        </w:rPr>
      </w:pPr>
    </w:p>
    <w:p w14:paraId="6D0A27DA" w14:textId="4D876811" w:rsidR="00FC13C2" w:rsidRDefault="00FC13C2" w:rsidP="00683EF7">
      <w:pPr>
        <w:pStyle w:val="ListParagraph"/>
        <w:numPr>
          <w:ilvl w:val="0"/>
          <w:numId w:val="3"/>
        </w:numPr>
        <w:rPr>
          <w:rFonts w:ascii="Times New Roman" w:hAnsi="Times New Roman" w:cs="Times New Roman"/>
          <w:color w:val="00B050"/>
        </w:rPr>
      </w:pPr>
      <w:r w:rsidRPr="00024208">
        <w:rPr>
          <w:rFonts w:ascii="Times New Roman" w:hAnsi="Times New Roman" w:cs="Times New Roman"/>
          <w:color w:val="00B050"/>
        </w:rPr>
        <w:t>Most revered tennis players</w:t>
      </w:r>
      <w:r w:rsidRPr="00683EF7">
        <w:rPr>
          <w:rFonts w:ascii="Times New Roman" w:hAnsi="Times New Roman" w:cs="Times New Roman"/>
          <w:color w:val="00B050"/>
        </w:rPr>
        <w:t xml:space="preserve"> tennis</w:t>
      </w:r>
    </w:p>
    <w:p w14:paraId="5F91651D" w14:textId="77777777" w:rsidR="00C43E2E" w:rsidRDefault="00C43E2E" w:rsidP="00C43E2E">
      <w:pPr>
        <w:rPr>
          <w:rFonts w:ascii="Times New Roman" w:hAnsi="Times New Roman" w:cs="Times New Roman"/>
          <w:color w:val="00B050"/>
        </w:rPr>
      </w:pPr>
    </w:p>
    <w:p w14:paraId="480B275D" w14:textId="7765C05D" w:rsidR="00C43E2E" w:rsidRPr="00C43E2E" w:rsidRDefault="00C43E2E" w:rsidP="00C43E2E">
      <w:pPr>
        <w:pStyle w:val="ListParagraph"/>
        <w:numPr>
          <w:ilvl w:val="0"/>
          <w:numId w:val="3"/>
        </w:numPr>
        <w:rPr>
          <w:rFonts w:ascii="Times New Roman" w:hAnsi="Times New Roman" w:cs="Times New Roman"/>
          <w:color w:val="156082" w:themeColor="accent1"/>
        </w:rPr>
      </w:pPr>
      <w:r w:rsidRPr="00C43E2E">
        <w:rPr>
          <w:rFonts w:ascii="Times New Roman" w:hAnsi="Times New Roman" w:cs="Times New Roman"/>
          <w:color w:val="156082" w:themeColor="accent1"/>
        </w:rPr>
        <w:t>How will you find the most revered tennis players in the world?</w:t>
      </w:r>
    </w:p>
    <w:p w14:paraId="1A2419BF" w14:textId="77777777" w:rsidR="00C43E2E" w:rsidRDefault="00C43E2E" w:rsidP="00C43E2E">
      <w:pPr>
        <w:rPr>
          <w:rFonts w:ascii="Times New Roman" w:hAnsi="Times New Roman" w:cs="Times New Roman"/>
          <w:color w:val="00B050"/>
        </w:rPr>
      </w:pPr>
    </w:p>
    <w:p w14:paraId="70264F93" w14:textId="6D4E4DD8" w:rsidR="00C43E2E" w:rsidRPr="00C43E2E" w:rsidRDefault="00C43E2E" w:rsidP="00C43E2E">
      <w:pPr>
        <w:pStyle w:val="ListParagraph"/>
        <w:numPr>
          <w:ilvl w:val="0"/>
          <w:numId w:val="3"/>
        </w:numPr>
        <w:rPr>
          <w:rFonts w:ascii="Times New Roman" w:hAnsi="Times New Roman" w:cs="Times New Roman"/>
        </w:rPr>
      </w:pPr>
      <w:r w:rsidRPr="00C43E2E">
        <w:rPr>
          <w:rFonts w:ascii="Times New Roman" w:hAnsi="Times New Roman" w:cs="Times New Roman"/>
        </w:rPr>
        <w:t xml:space="preserve">This will be measured through public opinion of the greatest tennis players in the </w:t>
      </w:r>
      <w:proofErr w:type="gramStart"/>
      <w:r w:rsidRPr="00C43E2E">
        <w:rPr>
          <w:rFonts w:ascii="Times New Roman" w:hAnsi="Times New Roman" w:cs="Times New Roman"/>
        </w:rPr>
        <w:t>world</w:t>
      </w:r>
      <w:proofErr w:type="gramEnd"/>
    </w:p>
    <w:p w14:paraId="4800B4A7" w14:textId="13837FFA" w:rsidR="00C43E2E" w:rsidRPr="00C43E2E" w:rsidRDefault="00C43E2E" w:rsidP="00C43E2E">
      <w:pPr>
        <w:pStyle w:val="ListParagraph"/>
        <w:numPr>
          <w:ilvl w:val="0"/>
          <w:numId w:val="3"/>
        </w:numPr>
        <w:rPr>
          <w:rFonts w:ascii="Times New Roman" w:hAnsi="Times New Roman" w:cs="Times New Roman"/>
        </w:rPr>
      </w:pPr>
      <w:r w:rsidRPr="00C43E2E">
        <w:rPr>
          <w:rFonts w:ascii="Times New Roman" w:hAnsi="Times New Roman" w:cs="Times New Roman"/>
        </w:rPr>
        <w:t xml:space="preserve">This will also be compared to the UTR system and if it reflects public </w:t>
      </w:r>
      <w:proofErr w:type="gramStart"/>
      <w:r w:rsidRPr="00C43E2E">
        <w:rPr>
          <w:rFonts w:ascii="Times New Roman" w:hAnsi="Times New Roman" w:cs="Times New Roman"/>
        </w:rPr>
        <w:t>opinion</w:t>
      </w:r>
      <w:proofErr w:type="gramEnd"/>
    </w:p>
    <w:p w14:paraId="15A938A1" w14:textId="5598AB43" w:rsidR="00C43E2E" w:rsidRPr="00C43E2E" w:rsidRDefault="00C43E2E" w:rsidP="00C43E2E">
      <w:pPr>
        <w:pStyle w:val="ListParagraph"/>
        <w:numPr>
          <w:ilvl w:val="0"/>
          <w:numId w:val="3"/>
        </w:numPr>
        <w:rPr>
          <w:rFonts w:ascii="Times New Roman" w:hAnsi="Times New Roman" w:cs="Times New Roman"/>
        </w:rPr>
      </w:pPr>
      <w:r w:rsidRPr="00C43E2E">
        <w:rPr>
          <w:rFonts w:ascii="Times New Roman" w:hAnsi="Times New Roman" w:cs="Times New Roman"/>
        </w:rPr>
        <w:t xml:space="preserve">If some players don’t have a </w:t>
      </w:r>
      <w:proofErr w:type="gramStart"/>
      <w:r w:rsidRPr="00C43E2E">
        <w:rPr>
          <w:rFonts w:ascii="Times New Roman" w:hAnsi="Times New Roman" w:cs="Times New Roman"/>
        </w:rPr>
        <w:t>UTR</w:t>
      </w:r>
      <w:proofErr w:type="gramEnd"/>
      <w:r w:rsidRPr="00C43E2E">
        <w:rPr>
          <w:rFonts w:ascii="Times New Roman" w:hAnsi="Times New Roman" w:cs="Times New Roman"/>
        </w:rPr>
        <w:t xml:space="preserve"> then they will be compared to </w:t>
      </w:r>
      <w:proofErr w:type="spellStart"/>
      <w:r w:rsidRPr="00C43E2E">
        <w:rPr>
          <w:rFonts w:ascii="Times New Roman" w:hAnsi="Times New Roman" w:cs="Times New Roman"/>
        </w:rPr>
        <w:t>there</w:t>
      </w:r>
      <w:proofErr w:type="spellEnd"/>
      <w:r w:rsidRPr="00C43E2E">
        <w:rPr>
          <w:rFonts w:ascii="Times New Roman" w:hAnsi="Times New Roman" w:cs="Times New Roman"/>
        </w:rPr>
        <w:t xml:space="preserve"> strengths, weaknesses and victories </w:t>
      </w:r>
    </w:p>
    <w:p w14:paraId="6B0FD11D" w14:textId="77777777" w:rsidR="00C43E2E" w:rsidRPr="00AD6E99" w:rsidRDefault="00C43E2E" w:rsidP="00AD6E99">
      <w:pPr>
        <w:rPr>
          <w:rFonts w:ascii="Times New Roman" w:hAnsi="Times New Roman" w:cs="Times New Roman"/>
          <w:color w:val="00B050"/>
        </w:rPr>
      </w:pPr>
    </w:p>
    <w:p w14:paraId="39A7B98D" w14:textId="77777777" w:rsidR="00FC13C2" w:rsidRDefault="00FC13C2" w:rsidP="00FC13C2">
      <w:pPr>
        <w:pStyle w:val="ListParagraph"/>
        <w:numPr>
          <w:ilvl w:val="0"/>
          <w:numId w:val="3"/>
        </w:numPr>
        <w:rPr>
          <w:rFonts w:ascii="Times New Roman" w:hAnsi="Times New Roman" w:cs="Times New Roman"/>
          <w:color w:val="00B050"/>
        </w:rPr>
      </w:pPr>
      <w:r w:rsidRPr="00024208">
        <w:rPr>
          <w:rFonts w:ascii="Times New Roman" w:hAnsi="Times New Roman" w:cs="Times New Roman"/>
          <w:color w:val="00B050"/>
        </w:rPr>
        <w:t xml:space="preserve">player skills, specifically the top player’s strengths and weaknesses </w:t>
      </w:r>
    </w:p>
    <w:p w14:paraId="5DBB6EF7" w14:textId="77777777" w:rsidR="00AD6E99" w:rsidRDefault="00AD6E99" w:rsidP="00AD6E99">
      <w:pPr>
        <w:rPr>
          <w:rFonts w:ascii="Times New Roman" w:hAnsi="Times New Roman" w:cs="Times New Roman"/>
          <w:color w:val="00B050"/>
        </w:rPr>
      </w:pPr>
    </w:p>
    <w:p w14:paraId="587DA149" w14:textId="55530D83" w:rsidR="00AD6E99" w:rsidRDefault="00AD6E99" w:rsidP="00AD6E99">
      <w:pPr>
        <w:pStyle w:val="ListParagraph"/>
        <w:numPr>
          <w:ilvl w:val="0"/>
          <w:numId w:val="3"/>
        </w:numPr>
        <w:rPr>
          <w:rFonts w:ascii="Times New Roman" w:hAnsi="Times New Roman" w:cs="Times New Roman"/>
          <w:color w:val="156082" w:themeColor="accent1"/>
        </w:rPr>
      </w:pPr>
      <w:r w:rsidRPr="00C43E2E">
        <w:rPr>
          <w:rFonts w:ascii="Times New Roman" w:hAnsi="Times New Roman" w:cs="Times New Roman"/>
          <w:color w:val="156082" w:themeColor="accent1"/>
        </w:rPr>
        <w:t>Where will you find the top players</w:t>
      </w:r>
      <w:r w:rsidR="00C43E2E">
        <w:rPr>
          <w:rFonts w:ascii="Times New Roman" w:hAnsi="Times New Roman" w:cs="Times New Roman"/>
          <w:color w:val="156082" w:themeColor="accent1"/>
        </w:rPr>
        <w:t>’</w:t>
      </w:r>
      <w:r w:rsidRPr="00C43E2E">
        <w:rPr>
          <w:rFonts w:ascii="Times New Roman" w:hAnsi="Times New Roman" w:cs="Times New Roman"/>
          <w:color w:val="156082" w:themeColor="accent1"/>
        </w:rPr>
        <w:t xml:space="preserve"> stren</w:t>
      </w:r>
      <w:r w:rsidR="00C43E2E">
        <w:rPr>
          <w:rFonts w:ascii="Times New Roman" w:hAnsi="Times New Roman" w:cs="Times New Roman"/>
          <w:color w:val="156082" w:themeColor="accent1"/>
        </w:rPr>
        <w:t>gt</w:t>
      </w:r>
      <w:r w:rsidRPr="00C43E2E">
        <w:rPr>
          <w:rFonts w:ascii="Times New Roman" w:hAnsi="Times New Roman" w:cs="Times New Roman"/>
          <w:color w:val="156082" w:themeColor="accent1"/>
        </w:rPr>
        <w:t xml:space="preserve">hs and weaknesses? </w:t>
      </w:r>
    </w:p>
    <w:p w14:paraId="51113B3B" w14:textId="77777777" w:rsidR="00C43E2E" w:rsidRPr="00C43E2E" w:rsidRDefault="00C43E2E" w:rsidP="00C43E2E">
      <w:pPr>
        <w:pStyle w:val="ListParagraph"/>
        <w:rPr>
          <w:rFonts w:ascii="Times New Roman" w:hAnsi="Times New Roman" w:cs="Times New Roman"/>
          <w:color w:val="156082" w:themeColor="accent1"/>
        </w:rPr>
      </w:pPr>
    </w:p>
    <w:p w14:paraId="2AD6B9B1" w14:textId="3B6CB902" w:rsidR="00C43E2E" w:rsidRDefault="00C43E2E" w:rsidP="00C43E2E">
      <w:pPr>
        <w:pStyle w:val="ListParagraph"/>
        <w:numPr>
          <w:ilvl w:val="0"/>
          <w:numId w:val="3"/>
        </w:numPr>
        <w:rPr>
          <w:rFonts w:ascii="Times New Roman" w:hAnsi="Times New Roman" w:cs="Times New Roman"/>
        </w:rPr>
      </w:pPr>
      <w:r w:rsidRPr="00C43E2E">
        <w:rPr>
          <w:rFonts w:ascii="Times New Roman" w:hAnsi="Times New Roman" w:cs="Times New Roman"/>
        </w:rPr>
        <w:t xml:space="preserve">The top players of the past 50 years will be researched, then only a handful will be selected through the criteria </w:t>
      </w:r>
      <w:proofErr w:type="gramStart"/>
      <w:r w:rsidRPr="00C43E2E">
        <w:rPr>
          <w:rFonts w:ascii="Times New Roman" w:hAnsi="Times New Roman" w:cs="Times New Roman"/>
        </w:rPr>
        <w:t>below</w:t>
      </w:r>
      <w:proofErr w:type="gramEnd"/>
      <w:r w:rsidRPr="00C43E2E">
        <w:rPr>
          <w:rFonts w:ascii="Times New Roman" w:hAnsi="Times New Roman" w:cs="Times New Roman"/>
        </w:rPr>
        <w:t xml:space="preserve"> </w:t>
      </w:r>
    </w:p>
    <w:p w14:paraId="2460F0D5" w14:textId="77777777" w:rsidR="00C43E2E" w:rsidRPr="00C43E2E" w:rsidRDefault="00C43E2E" w:rsidP="00C43E2E">
      <w:pPr>
        <w:pStyle w:val="ListParagraph"/>
        <w:rPr>
          <w:rFonts w:ascii="Times New Roman" w:hAnsi="Times New Roman" w:cs="Times New Roman"/>
        </w:rPr>
      </w:pPr>
    </w:p>
    <w:p w14:paraId="49001CE2" w14:textId="174F25AE" w:rsidR="00C43E2E" w:rsidRPr="00C43E2E" w:rsidRDefault="00C43E2E" w:rsidP="00C43E2E">
      <w:pPr>
        <w:pStyle w:val="ListParagraph"/>
        <w:numPr>
          <w:ilvl w:val="0"/>
          <w:numId w:val="3"/>
        </w:numPr>
        <w:rPr>
          <w:rFonts w:ascii="Times New Roman" w:hAnsi="Times New Roman" w:cs="Times New Roman"/>
        </w:rPr>
      </w:pPr>
      <w:r>
        <w:rPr>
          <w:rFonts w:ascii="Times New Roman" w:hAnsi="Times New Roman" w:cs="Times New Roman"/>
        </w:rPr>
        <w:t xml:space="preserve">This will be found from 10 reliable secondary </w:t>
      </w:r>
      <w:proofErr w:type="gramStart"/>
      <w:r>
        <w:rPr>
          <w:rFonts w:ascii="Times New Roman" w:hAnsi="Times New Roman" w:cs="Times New Roman"/>
        </w:rPr>
        <w:t>sources</w:t>
      </w:r>
      <w:proofErr w:type="gramEnd"/>
      <w:r>
        <w:rPr>
          <w:rFonts w:ascii="Times New Roman" w:hAnsi="Times New Roman" w:cs="Times New Roman"/>
        </w:rPr>
        <w:t xml:space="preserve"> </w:t>
      </w:r>
    </w:p>
    <w:p w14:paraId="1AB14A2D" w14:textId="77777777" w:rsidR="00AD6E99" w:rsidRDefault="00AD6E99" w:rsidP="00AD6E99">
      <w:pPr>
        <w:rPr>
          <w:rFonts w:ascii="Times New Roman" w:hAnsi="Times New Roman" w:cs="Times New Roman"/>
          <w:color w:val="00B050"/>
        </w:rPr>
      </w:pPr>
    </w:p>
    <w:p w14:paraId="654FFADF" w14:textId="52CF994D" w:rsidR="00AD6E99" w:rsidRPr="00C43E2E" w:rsidRDefault="00AD6E99" w:rsidP="00AD6E99">
      <w:pPr>
        <w:pStyle w:val="ListParagraph"/>
        <w:numPr>
          <w:ilvl w:val="0"/>
          <w:numId w:val="3"/>
        </w:numPr>
        <w:rPr>
          <w:rFonts w:ascii="Times New Roman" w:hAnsi="Times New Roman" w:cs="Times New Roman"/>
          <w:color w:val="156082" w:themeColor="accent1"/>
        </w:rPr>
      </w:pPr>
      <w:r w:rsidRPr="00C43E2E">
        <w:rPr>
          <w:rFonts w:ascii="Times New Roman" w:hAnsi="Times New Roman" w:cs="Times New Roman"/>
          <w:color w:val="156082" w:themeColor="accent1"/>
        </w:rPr>
        <w:t>Which top players’ strengths and weaknesses will you analyse?</w:t>
      </w:r>
    </w:p>
    <w:p w14:paraId="1A574500" w14:textId="77777777" w:rsidR="00AD6E99" w:rsidRPr="00AD6E99" w:rsidRDefault="00AD6E99" w:rsidP="00AD6E99">
      <w:pPr>
        <w:pStyle w:val="ListParagraph"/>
        <w:rPr>
          <w:rFonts w:ascii="Times New Roman" w:hAnsi="Times New Roman" w:cs="Times New Roman"/>
          <w:color w:val="00B050"/>
        </w:rPr>
      </w:pPr>
    </w:p>
    <w:p w14:paraId="4997D6C7" w14:textId="1B59BE03" w:rsidR="00C43E2E" w:rsidRPr="00C43E2E" w:rsidRDefault="00AD6E99" w:rsidP="0051242B">
      <w:pPr>
        <w:pStyle w:val="ListParagraph"/>
        <w:numPr>
          <w:ilvl w:val="0"/>
          <w:numId w:val="3"/>
        </w:numPr>
        <w:rPr>
          <w:rFonts w:ascii="Times New Roman" w:hAnsi="Times New Roman" w:cs="Times New Roman"/>
        </w:rPr>
      </w:pPr>
      <w:r w:rsidRPr="00C43E2E">
        <w:rPr>
          <w:rFonts w:ascii="Times New Roman" w:hAnsi="Times New Roman" w:cs="Times New Roman"/>
        </w:rPr>
        <w:t>The top player</w:t>
      </w:r>
      <w:r w:rsidR="00C43E2E" w:rsidRPr="00C43E2E">
        <w:rPr>
          <w:rFonts w:ascii="Times New Roman" w:hAnsi="Times New Roman" w:cs="Times New Roman"/>
        </w:rPr>
        <w:t>’</w:t>
      </w:r>
      <w:r w:rsidRPr="00C43E2E">
        <w:rPr>
          <w:rFonts w:ascii="Times New Roman" w:hAnsi="Times New Roman" w:cs="Times New Roman"/>
        </w:rPr>
        <w:t>s strengths and weaknesses will be analysed</w:t>
      </w:r>
      <w:r w:rsidR="00C43E2E" w:rsidRPr="00C43E2E">
        <w:rPr>
          <w:rFonts w:ascii="Times New Roman" w:hAnsi="Times New Roman" w:cs="Times New Roman"/>
        </w:rPr>
        <w:t xml:space="preserve"> are players who have reached the number 1 tennis rank in the world, specifically analysing:  Novak Djokovic, Rafael Nadal, Roger Federer, John McEnroe, Carlos Alcaraz, Nick Kyrios, </w:t>
      </w:r>
      <w:proofErr w:type="spellStart"/>
      <w:r w:rsidR="00C43E2E" w:rsidRPr="00C43E2E">
        <w:rPr>
          <w:rFonts w:ascii="Times New Roman" w:hAnsi="Times New Roman" w:cs="Times New Roman"/>
        </w:rPr>
        <w:t>Jannick</w:t>
      </w:r>
      <w:proofErr w:type="spellEnd"/>
      <w:r w:rsidR="00C43E2E" w:rsidRPr="00C43E2E">
        <w:rPr>
          <w:rFonts w:ascii="Times New Roman" w:hAnsi="Times New Roman" w:cs="Times New Roman"/>
        </w:rPr>
        <w:t xml:space="preserve"> Sinner, Andre Agassi </w:t>
      </w:r>
    </w:p>
    <w:p w14:paraId="41F358E3" w14:textId="77777777" w:rsidR="00AD6E99" w:rsidRPr="00DE5DEC" w:rsidRDefault="00AD6E99" w:rsidP="00DE5DEC">
      <w:pPr>
        <w:ind w:left="360"/>
        <w:rPr>
          <w:rFonts w:ascii="Times New Roman" w:hAnsi="Times New Roman" w:cs="Times New Roman"/>
          <w:color w:val="00B050"/>
        </w:rPr>
      </w:pPr>
    </w:p>
    <w:p w14:paraId="2019F10F" w14:textId="77777777" w:rsidR="00FC13C2" w:rsidRDefault="00FC13C2" w:rsidP="00FC13C2">
      <w:pPr>
        <w:pStyle w:val="ListParagraph"/>
        <w:numPr>
          <w:ilvl w:val="0"/>
          <w:numId w:val="3"/>
        </w:numPr>
        <w:rPr>
          <w:rFonts w:ascii="Times New Roman" w:hAnsi="Times New Roman" w:cs="Times New Roman"/>
          <w:color w:val="00B050"/>
        </w:rPr>
      </w:pPr>
      <w:r w:rsidRPr="00024208">
        <w:rPr>
          <w:rFonts w:ascii="Times New Roman" w:hAnsi="Times New Roman" w:cs="Times New Roman"/>
          <w:color w:val="00B050"/>
        </w:rPr>
        <w:t xml:space="preserve">Include public opinion of the greatest players in their </w:t>
      </w:r>
      <w:proofErr w:type="gramStart"/>
      <w:r w:rsidRPr="00024208">
        <w:rPr>
          <w:rFonts w:ascii="Times New Roman" w:hAnsi="Times New Roman" w:cs="Times New Roman"/>
          <w:color w:val="00B050"/>
        </w:rPr>
        <w:t>era</w:t>
      </w:r>
      <w:proofErr w:type="gramEnd"/>
      <w:r w:rsidRPr="00024208">
        <w:rPr>
          <w:rFonts w:ascii="Times New Roman" w:hAnsi="Times New Roman" w:cs="Times New Roman"/>
          <w:color w:val="00B050"/>
        </w:rPr>
        <w:t xml:space="preserve"> </w:t>
      </w:r>
    </w:p>
    <w:p w14:paraId="5F3D6577" w14:textId="77777777" w:rsidR="00C43E2E" w:rsidRDefault="00C43E2E" w:rsidP="00C43E2E">
      <w:pPr>
        <w:rPr>
          <w:rFonts w:ascii="Times New Roman" w:hAnsi="Times New Roman" w:cs="Times New Roman"/>
          <w:color w:val="00B050"/>
        </w:rPr>
      </w:pPr>
    </w:p>
    <w:p w14:paraId="791D755B" w14:textId="4CB703C1" w:rsidR="00C43E2E" w:rsidRPr="00563D67" w:rsidRDefault="00C43E2E" w:rsidP="00563D67">
      <w:pPr>
        <w:pStyle w:val="ListParagraph"/>
        <w:numPr>
          <w:ilvl w:val="0"/>
          <w:numId w:val="3"/>
        </w:numPr>
        <w:rPr>
          <w:rFonts w:ascii="Times New Roman" w:hAnsi="Times New Roman" w:cs="Times New Roman"/>
          <w:color w:val="156082" w:themeColor="accent1"/>
        </w:rPr>
      </w:pPr>
      <w:r w:rsidRPr="00563D67">
        <w:rPr>
          <w:rFonts w:ascii="Times New Roman" w:hAnsi="Times New Roman" w:cs="Times New Roman"/>
          <w:color w:val="156082" w:themeColor="accent1"/>
        </w:rPr>
        <w:t xml:space="preserve">How will you find public opinions of the greatest players in their era? </w:t>
      </w:r>
    </w:p>
    <w:p w14:paraId="3BB00B9B" w14:textId="77777777" w:rsidR="00C43E2E" w:rsidRPr="00563D67" w:rsidRDefault="00C43E2E" w:rsidP="00C43E2E">
      <w:pPr>
        <w:rPr>
          <w:rFonts w:ascii="Times New Roman" w:hAnsi="Times New Roman" w:cs="Times New Roman"/>
        </w:rPr>
      </w:pPr>
    </w:p>
    <w:p w14:paraId="5F3109AE" w14:textId="7E8F57EB" w:rsidR="00563D67" w:rsidRPr="00563D67" w:rsidRDefault="00563D67" w:rsidP="00563D67">
      <w:pPr>
        <w:pStyle w:val="ListParagraph"/>
        <w:numPr>
          <w:ilvl w:val="0"/>
          <w:numId w:val="3"/>
        </w:numPr>
        <w:rPr>
          <w:rFonts w:ascii="Times New Roman" w:hAnsi="Times New Roman" w:cs="Times New Roman"/>
        </w:rPr>
      </w:pPr>
      <w:r w:rsidRPr="00563D67">
        <w:rPr>
          <w:rFonts w:ascii="Times New Roman" w:hAnsi="Times New Roman" w:cs="Times New Roman"/>
        </w:rPr>
        <w:t xml:space="preserve">A survey would be conducted to tennis followers of who they thought was the greatest players of their era </w:t>
      </w:r>
      <w:proofErr w:type="gramStart"/>
      <w:r w:rsidRPr="00563D67">
        <w:rPr>
          <w:rFonts w:ascii="Times New Roman" w:hAnsi="Times New Roman" w:cs="Times New Roman"/>
        </w:rPr>
        <w:t>were</w:t>
      </w:r>
      <w:proofErr w:type="gramEnd"/>
    </w:p>
    <w:p w14:paraId="52D3DBC2" w14:textId="77777777" w:rsidR="00563D67" w:rsidRPr="00563D67" w:rsidRDefault="00563D67" w:rsidP="00563D67">
      <w:pPr>
        <w:pStyle w:val="ListParagraph"/>
        <w:rPr>
          <w:rFonts w:ascii="Times New Roman" w:hAnsi="Times New Roman" w:cs="Times New Roman"/>
        </w:rPr>
      </w:pPr>
    </w:p>
    <w:p w14:paraId="3F8E5807" w14:textId="71984B08" w:rsidR="00563D67" w:rsidRPr="00563D67" w:rsidRDefault="00563D67" w:rsidP="00563D67">
      <w:pPr>
        <w:pStyle w:val="ListParagraph"/>
        <w:numPr>
          <w:ilvl w:val="0"/>
          <w:numId w:val="3"/>
        </w:numPr>
        <w:rPr>
          <w:rFonts w:ascii="Times New Roman" w:hAnsi="Times New Roman" w:cs="Times New Roman"/>
        </w:rPr>
      </w:pPr>
      <w:r w:rsidRPr="00563D67">
        <w:rPr>
          <w:rFonts w:ascii="Times New Roman" w:hAnsi="Times New Roman" w:cs="Times New Roman"/>
        </w:rPr>
        <w:t xml:space="preserve">News articles and other secondary sources would also be used to find out the greatest players in the public eye, specifically who gets the most attention and </w:t>
      </w:r>
      <w:proofErr w:type="gramStart"/>
      <w:r w:rsidRPr="00563D67">
        <w:rPr>
          <w:rFonts w:ascii="Times New Roman" w:hAnsi="Times New Roman" w:cs="Times New Roman"/>
        </w:rPr>
        <w:t>praise</w:t>
      </w:r>
      <w:proofErr w:type="gramEnd"/>
      <w:r w:rsidRPr="00563D67">
        <w:rPr>
          <w:rFonts w:ascii="Times New Roman" w:hAnsi="Times New Roman" w:cs="Times New Roman"/>
        </w:rPr>
        <w:t xml:space="preserve"> </w:t>
      </w:r>
    </w:p>
    <w:p w14:paraId="45D364CF" w14:textId="77777777" w:rsidR="00563D67" w:rsidRPr="00563D67" w:rsidRDefault="00563D67" w:rsidP="00563D67">
      <w:pPr>
        <w:pStyle w:val="ListParagraph"/>
        <w:rPr>
          <w:rFonts w:ascii="Times New Roman" w:hAnsi="Times New Roman" w:cs="Times New Roman"/>
        </w:rPr>
      </w:pPr>
    </w:p>
    <w:p w14:paraId="1B707F61" w14:textId="00A1B755" w:rsidR="00563D67" w:rsidRDefault="00563D67" w:rsidP="00563D67">
      <w:pPr>
        <w:pStyle w:val="ListParagraph"/>
        <w:numPr>
          <w:ilvl w:val="0"/>
          <w:numId w:val="3"/>
        </w:numPr>
        <w:rPr>
          <w:rFonts w:ascii="Times New Roman" w:hAnsi="Times New Roman" w:cs="Times New Roman"/>
          <w:color w:val="156082" w:themeColor="accent1"/>
        </w:rPr>
      </w:pPr>
      <w:r>
        <w:rPr>
          <w:rFonts w:ascii="Times New Roman" w:hAnsi="Times New Roman" w:cs="Times New Roman"/>
          <w:color w:val="156082" w:themeColor="accent1"/>
        </w:rPr>
        <w:t xml:space="preserve">How will you know if these sources are reliable? </w:t>
      </w:r>
    </w:p>
    <w:p w14:paraId="481BB827" w14:textId="77777777" w:rsidR="00563D67" w:rsidRPr="00563D67" w:rsidRDefault="00563D67" w:rsidP="00563D67">
      <w:pPr>
        <w:pStyle w:val="ListParagraph"/>
        <w:rPr>
          <w:rFonts w:ascii="Times New Roman" w:hAnsi="Times New Roman" w:cs="Times New Roman"/>
          <w:color w:val="156082" w:themeColor="accent1"/>
        </w:rPr>
      </w:pPr>
    </w:p>
    <w:p w14:paraId="27A6E13D" w14:textId="197F416A" w:rsidR="00563D67" w:rsidRPr="00563D67" w:rsidRDefault="00563D67" w:rsidP="00563D67">
      <w:pPr>
        <w:pStyle w:val="ListParagraph"/>
        <w:numPr>
          <w:ilvl w:val="0"/>
          <w:numId w:val="3"/>
        </w:numPr>
        <w:rPr>
          <w:rFonts w:ascii="Times New Roman" w:hAnsi="Times New Roman" w:cs="Times New Roman"/>
        </w:rPr>
      </w:pPr>
      <w:r w:rsidRPr="00563D67">
        <w:rPr>
          <w:rFonts w:ascii="Times New Roman" w:hAnsi="Times New Roman" w:cs="Times New Roman"/>
        </w:rPr>
        <w:t xml:space="preserve">The news articles will only be taken from known capable articles, such as the Age, Sports </w:t>
      </w:r>
      <w:r>
        <w:rPr>
          <w:rFonts w:ascii="Times New Roman" w:hAnsi="Times New Roman" w:cs="Times New Roman"/>
        </w:rPr>
        <w:t>I</w:t>
      </w:r>
      <w:r w:rsidRPr="00563D67">
        <w:rPr>
          <w:rFonts w:ascii="Times New Roman" w:hAnsi="Times New Roman" w:cs="Times New Roman"/>
        </w:rPr>
        <w:t xml:space="preserve">llustrated </w:t>
      </w:r>
    </w:p>
    <w:p w14:paraId="31A44DA3" w14:textId="77777777" w:rsidR="00563D67" w:rsidRPr="00563D67" w:rsidRDefault="00563D67" w:rsidP="00563D67">
      <w:pPr>
        <w:pStyle w:val="ListParagraph"/>
        <w:rPr>
          <w:rFonts w:ascii="Times New Roman" w:hAnsi="Times New Roman" w:cs="Times New Roman"/>
        </w:rPr>
      </w:pPr>
    </w:p>
    <w:p w14:paraId="36212C11" w14:textId="0194ED7A" w:rsidR="00563D67" w:rsidRPr="00563D67" w:rsidRDefault="00563D67" w:rsidP="00563D67">
      <w:pPr>
        <w:pStyle w:val="ListParagraph"/>
        <w:numPr>
          <w:ilvl w:val="0"/>
          <w:numId w:val="3"/>
        </w:numPr>
        <w:rPr>
          <w:rFonts w:ascii="Times New Roman" w:hAnsi="Times New Roman" w:cs="Times New Roman"/>
        </w:rPr>
      </w:pPr>
      <w:r w:rsidRPr="00563D67">
        <w:rPr>
          <w:rFonts w:ascii="Times New Roman" w:hAnsi="Times New Roman" w:cs="Times New Roman"/>
        </w:rPr>
        <w:t xml:space="preserve">The secondary sources will be assessed against </w:t>
      </w:r>
      <w:r>
        <w:rPr>
          <w:rFonts w:ascii="Times New Roman" w:hAnsi="Times New Roman" w:cs="Times New Roman"/>
        </w:rPr>
        <w:t xml:space="preserve">the </w:t>
      </w:r>
      <w:r w:rsidRPr="00563D67">
        <w:rPr>
          <w:rFonts w:ascii="Times New Roman" w:hAnsi="Times New Roman" w:cs="Times New Roman"/>
        </w:rPr>
        <w:t>Harvard generator which automatically asses</w:t>
      </w:r>
      <w:r>
        <w:rPr>
          <w:rFonts w:ascii="Times New Roman" w:hAnsi="Times New Roman" w:cs="Times New Roman"/>
        </w:rPr>
        <w:t>s</w:t>
      </w:r>
      <w:r w:rsidRPr="00563D67">
        <w:rPr>
          <w:rFonts w:ascii="Times New Roman" w:hAnsi="Times New Roman" w:cs="Times New Roman"/>
        </w:rPr>
        <w:t xml:space="preserve">es if the sources are </w:t>
      </w:r>
      <w:proofErr w:type="gramStart"/>
      <w:r w:rsidRPr="00563D67">
        <w:rPr>
          <w:rFonts w:ascii="Times New Roman" w:hAnsi="Times New Roman" w:cs="Times New Roman"/>
        </w:rPr>
        <w:t>reliable</w:t>
      </w:r>
      <w:proofErr w:type="gramEnd"/>
    </w:p>
    <w:p w14:paraId="31B0F5BA" w14:textId="74BF8763" w:rsidR="00563D67" w:rsidRDefault="00563D67" w:rsidP="00C43E2E">
      <w:pPr>
        <w:rPr>
          <w:rFonts w:ascii="Times New Roman" w:hAnsi="Times New Roman" w:cs="Times New Roman"/>
        </w:rPr>
      </w:pPr>
    </w:p>
    <w:p w14:paraId="13FE1E91" w14:textId="77777777" w:rsidR="00DE5DEC" w:rsidRDefault="00DE5DEC" w:rsidP="00DE5DEC">
      <w:pPr>
        <w:rPr>
          <w:rFonts w:ascii="Times New Roman" w:hAnsi="Times New Roman" w:cs="Times New Roman"/>
          <w:color w:val="00B050"/>
        </w:rPr>
      </w:pPr>
    </w:p>
    <w:p w14:paraId="431E5324" w14:textId="77777777" w:rsidR="00DE5DEC" w:rsidRDefault="00DE5DEC" w:rsidP="00DE5DEC">
      <w:pPr>
        <w:rPr>
          <w:rFonts w:ascii="Times New Roman" w:hAnsi="Times New Roman" w:cs="Times New Roman"/>
          <w:color w:val="00B050"/>
        </w:rPr>
      </w:pPr>
    </w:p>
    <w:p w14:paraId="2B5C800D" w14:textId="77777777" w:rsidR="00DE5DEC" w:rsidRDefault="00DE5DEC" w:rsidP="00DE5DEC">
      <w:pPr>
        <w:rPr>
          <w:rFonts w:ascii="Times New Roman" w:hAnsi="Times New Roman" w:cs="Times New Roman"/>
          <w:color w:val="00B050"/>
        </w:rPr>
      </w:pPr>
    </w:p>
    <w:p w14:paraId="7475A9D0" w14:textId="77777777" w:rsidR="00DE5DEC" w:rsidRDefault="00DE5DEC" w:rsidP="00DE5DEC">
      <w:pPr>
        <w:rPr>
          <w:rFonts w:ascii="Times New Roman" w:hAnsi="Times New Roman" w:cs="Times New Roman"/>
          <w:color w:val="00B050"/>
        </w:rPr>
      </w:pPr>
    </w:p>
    <w:p w14:paraId="6E2BBC08" w14:textId="77777777" w:rsidR="00DE5DEC" w:rsidRDefault="00DE5DEC" w:rsidP="00DE5DEC">
      <w:pPr>
        <w:rPr>
          <w:rFonts w:ascii="Times New Roman" w:hAnsi="Times New Roman" w:cs="Times New Roman"/>
          <w:color w:val="00B050"/>
        </w:rPr>
      </w:pPr>
    </w:p>
    <w:p w14:paraId="196F8107" w14:textId="77777777" w:rsidR="00DE5DEC" w:rsidRDefault="00DE5DEC" w:rsidP="00DE5DEC">
      <w:pPr>
        <w:rPr>
          <w:rFonts w:ascii="Times New Roman" w:hAnsi="Times New Roman" w:cs="Times New Roman"/>
          <w:color w:val="00B050"/>
        </w:rPr>
      </w:pPr>
    </w:p>
    <w:p w14:paraId="67BD5381" w14:textId="1ED9827C" w:rsidR="00DE5DEC" w:rsidRPr="00DE5DEC" w:rsidRDefault="00DE5DEC" w:rsidP="00DE5DEC">
      <w:pPr>
        <w:rPr>
          <w:rFonts w:ascii="Times New Roman" w:hAnsi="Times New Roman" w:cs="Times New Roman"/>
        </w:rPr>
      </w:pPr>
      <w:r w:rsidRPr="00DE5DEC">
        <w:rPr>
          <w:rFonts w:ascii="Times New Roman" w:hAnsi="Times New Roman" w:cs="Times New Roman"/>
          <w:color w:val="00B050"/>
        </w:rPr>
        <w:t xml:space="preserve">Parameters, measuring groundstroke speed and consistency compared to other </w:t>
      </w:r>
      <w:proofErr w:type="gramStart"/>
      <w:r w:rsidRPr="00DE5DEC">
        <w:rPr>
          <w:rFonts w:ascii="Times New Roman" w:hAnsi="Times New Roman" w:cs="Times New Roman"/>
          <w:color w:val="00B050"/>
        </w:rPr>
        <w:t>measurements</w:t>
      </w:r>
      <w:proofErr w:type="gramEnd"/>
    </w:p>
    <w:p w14:paraId="65397C97" w14:textId="77777777" w:rsidR="00DE5DEC" w:rsidRPr="00DE5DEC" w:rsidRDefault="00DE5DEC" w:rsidP="00DE5DEC">
      <w:pPr>
        <w:rPr>
          <w:rFonts w:ascii="Times New Roman" w:hAnsi="Times New Roman" w:cs="Times New Roman"/>
        </w:rPr>
      </w:pPr>
    </w:p>
    <w:p w14:paraId="696D88F1" w14:textId="77777777" w:rsidR="00DE5DEC" w:rsidRPr="00DE5DEC" w:rsidRDefault="00DE5DEC" w:rsidP="00DE5DEC">
      <w:pPr>
        <w:rPr>
          <w:rFonts w:ascii="Times New Roman" w:hAnsi="Times New Roman" w:cs="Times New Roman"/>
          <w:color w:val="156082" w:themeColor="accent1"/>
        </w:rPr>
      </w:pPr>
      <w:r w:rsidRPr="00DE5DEC">
        <w:rPr>
          <w:rFonts w:ascii="Times New Roman" w:hAnsi="Times New Roman" w:cs="Times New Roman"/>
          <w:color w:val="156082" w:themeColor="accent1"/>
        </w:rPr>
        <w:t xml:space="preserve">How will we know if these parameters are a better form of </w:t>
      </w:r>
      <w:proofErr w:type="gramStart"/>
      <w:r w:rsidRPr="00DE5DEC">
        <w:rPr>
          <w:rFonts w:ascii="Times New Roman" w:hAnsi="Times New Roman" w:cs="Times New Roman"/>
          <w:color w:val="156082" w:themeColor="accent1"/>
        </w:rPr>
        <w:t>measurement</w:t>
      </w:r>
      <w:proofErr w:type="gramEnd"/>
      <w:r w:rsidRPr="00DE5DEC">
        <w:rPr>
          <w:rFonts w:ascii="Times New Roman" w:hAnsi="Times New Roman" w:cs="Times New Roman"/>
          <w:color w:val="156082" w:themeColor="accent1"/>
        </w:rPr>
        <w:t xml:space="preserve"> then UTR?</w:t>
      </w:r>
    </w:p>
    <w:p w14:paraId="2A2B6875" w14:textId="77777777" w:rsidR="00DE5DEC" w:rsidRPr="00DE5DEC" w:rsidRDefault="00DE5DEC" w:rsidP="00DE5DEC">
      <w:pPr>
        <w:rPr>
          <w:rFonts w:ascii="Times New Roman" w:hAnsi="Times New Roman" w:cs="Times New Roman"/>
        </w:rPr>
      </w:pPr>
    </w:p>
    <w:p w14:paraId="5E53215A" w14:textId="56BBE50A" w:rsidR="00DE5DEC" w:rsidRDefault="00DE5DEC" w:rsidP="00DE5DEC">
      <w:pPr>
        <w:rPr>
          <w:rFonts w:ascii="Times New Roman" w:hAnsi="Times New Roman" w:cs="Times New Roman"/>
        </w:rPr>
      </w:pPr>
      <w:r w:rsidRPr="00DE5DEC">
        <w:rPr>
          <w:rFonts w:ascii="Times New Roman" w:hAnsi="Times New Roman" w:cs="Times New Roman"/>
        </w:rPr>
        <w:t xml:space="preserve">- this will be measured through their rank on the </w:t>
      </w:r>
      <w:r>
        <w:rPr>
          <w:rFonts w:ascii="Times New Roman" w:hAnsi="Times New Roman" w:cs="Times New Roman"/>
        </w:rPr>
        <w:t>UTR</w:t>
      </w:r>
      <w:r w:rsidRPr="00DE5DEC">
        <w:rPr>
          <w:rFonts w:ascii="Times New Roman" w:hAnsi="Times New Roman" w:cs="Times New Roman"/>
        </w:rPr>
        <w:t xml:space="preserve"> system and if they are a better player the system believes or if they are a worse player </w:t>
      </w:r>
    </w:p>
    <w:p w14:paraId="3D25F580" w14:textId="77777777" w:rsidR="00DE5DEC" w:rsidRPr="00DE5DEC" w:rsidRDefault="00DE5DEC" w:rsidP="00DE5DEC">
      <w:pPr>
        <w:rPr>
          <w:rFonts w:ascii="Times New Roman" w:hAnsi="Times New Roman" w:cs="Times New Roman"/>
        </w:rPr>
      </w:pPr>
    </w:p>
    <w:p w14:paraId="36335329" w14:textId="09EBD3A2" w:rsidR="00DE5DEC" w:rsidRPr="00DE5DEC" w:rsidRDefault="00DE5DEC" w:rsidP="00DE5DEC">
      <w:pPr>
        <w:rPr>
          <w:rFonts w:ascii="Times New Roman" w:hAnsi="Times New Roman" w:cs="Times New Roman"/>
        </w:rPr>
      </w:pPr>
      <w:r w:rsidRPr="00DE5DEC">
        <w:rPr>
          <w:rFonts w:ascii="Times New Roman" w:hAnsi="Times New Roman" w:cs="Times New Roman"/>
        </w:rPr>
        <w:t xml:space="preserve">- </w:t>
      </w:r>
      <w:proofErr w:type="gramStart"/>
      <w:r w:rsidRPr="00DE5DEC">
        <w:rPr>
          <w:rFonts w:ascii="Times New Roman" w:hAnsi="Times New Roman" w:cs="Times New Roman"/>
        </w:rPr>
        <w:t>therefore</w:t>
      </w:r>
      <w:proofErr w:type="gramEnd"/>
      <w:r w:rsidRPr="00DE5DEC">
        <w:rPr>
          <w:rFonts w:ascii="Times New Roman" w:hAnsi="Times New Roman" w:cs="Times New Roman"/>
        </w:rPr>
        <w:t xml:space="preserve"> clearly displaying in the</w:t>
      </w:r>
      <w:r>
        <w:rPr>
          <w:rFonts w:ascii="Times New Roman" w:hAnsi="Times New Roman" w:cs="Times New Roman"/>
        </w:rPr>
        <w:t>ir</w:t>
      </w:r>
      <w:r w:rsidRPr="00DE5DEC">
        <w:rPr>
          <w:rFonts w:ascii="Times New Roman" w:hAnsi="Times New Roman" w:cs="Times New Roman"/>
        </w:rPr>
        <w:t xml:space="preserve"> infographic if </w:t>
      </w:r>
      <w:proofErr w:type="spellStart"/>
      <w:r w:rsidRPr="00DE5DEC">
        <w:rPr>
          <w:rFonts w:ascii="Times New Roman" w:hAnsi="Times New Roman" w:cs="Times New Roman"/>
        </w:rPr>
        <w:t>utr</w:t>
      </w:r>
      <w:proofErr w:type="spellEnd"/>
      <w:r w:rsidRPr="00DE5DEC">
        <w:rPr>
          <w:rFonts w:ascii="Times New Roman" w:hAnsi="Times New Roman" w:cs="Times New Roman"/>
        </w:rPr>
        <w:t xml:space="preserve"> is the most substantial measurement or not </w:t>
      </w:r>
    </w:p>
    <w:p w14:paraId="487C8F34" w14:textId="77777777" w:rsidR="00DE5DEC" w:rsidRDefault="00DE5DEC" w:rsidP="00DE5DEC">
      <w:pPr>
        <w:rPr>
          <w:rFonts w:ascii="Times New Roman" w:hAnsi="Times New Roman" w:cs="Times New Roman"/>
        </w:rPr>
      </w:pPr>
    </w:p>
    <w:p w14:paraId="21A436FD" w14:textId="3722AE11" w:rsidR="00DE5DEC" w:rsidRPr="00DE5DEC" w:rsidRDefault="00DE5DEC" w:rsidP="00DE5DEC">
      <w:pPr>
        <w:rPr>
          <w:rFonts w:ascii="Times New Roman" w:hAnsi="Times New Roman" w:cs="Times New Roman"/>
          <w:color w:val="156082" w:themeColor="accent1"/>
        </w:rPr>
      </w:pPr>
      <w:r w:rsidRPr="00DE5DEC">
        <w:rPr>
          <w:rFonts w:ascii="Times New Roman" w:hAnsi="Times New Roman" w:cs="Times New Roman"/>
          <w:color w:val="156082" w:themeColor="accent1"/>
        </w:rPr>
        <w:t xml:space="preserve">What parameters would we be using to compare? </w:t>
      </w:r>
    </w:p>
    <w:p w14:paraId="33DE5443" w14:textId="77777777" w:rsidR="00DE5DEC" w:rsidRPr="00DE5DEC" w:rsidRDefault="00DE5DEC" w:rsidP="00DE5DEC">
      <w:pPr>
        <w:rPr>
          <w:rFonts w:ascii="Times New Roman" w:hAnsi="Times New Roman" w:cs="Times New Roman"/>
        </w:rPr>
      </w:pPr>
    </w:p>
    <w:p w14:paraId="73536BB3" w14:textId="77777777" w:rsidR="00DE5DEC" w:rsidRPr="00DE5DEC" w:rsidRDefault="00DE5DEC" w:rsidP="00DE5DEC">
      <w:pPr>
        <w:rPr>
          <w:rFonts w:ascii="Times New Roman" w:hAnsi="Times New Roman" w:cs="Times New Roman"/>
        </w:rPr>
      </w:pPr>
      <w:r w:rsidRPr="00DE5DEC">
        <w:rPr>
          <w:rFonts w:ascii="Times New Roman" w:hAnsi="Times New Roman" w:cs="Times New Roman"/>
        </w:rPr>
        <w:t xml:space="preserve">The parameters used would be ground strokes, titles, consistency, ground strokes, </w:t>
      </w:r>
      <w:proofErr w:type="gramStart"/>
      <w:r w:rsidRPr="00DE5DEC">
        <w:rPr>
          <w:rFonts w:ascii="Times New Roman" w:hAnsi="Times New Roman" w:cs="Times New Roman"/>
        </w:rPr>
        <w:t>volleys</w:t>
      </w:r>
      <w:proofErr w:type="gramEnd"/>
      <w:r w:rsidRPr="00DE5DEC">
        <w:rPr>
          <w:rFonts w:ascii="Times New Roman" w:hAnsi="Times New Roman" w:cs="Times New Roman"/>
        </w:rPr>
        <w:t xml:space="preserve"> </w:t>
      </w:r>
    </w:p>
    <w:p w14:paraId="6257984D" w14:textId="77777777" w:rsidR="00DE5DEC" w:rsidRPr="00DE5DEC" w:rsidRDefault="00DE5DEC" w:rsidP="00DE5DEC">
      <w:pPr>
        <w:rPr>
          <w:rFonts w:ascii="Times New Roman" w:hAnsi="Times New Roman" w:cs="Times New Roman"/>
        </w:rPr>
      </w:pPr>
    </w:p>
    <w:p w14:paraId="557ABFED" w14:textId="77777777" w:rsidR="00DE5DEC" w:rsidRPr="00DE5DEC" w:rsidRDefault="00DE5DEC" w:rsidP="00DE5DEC">
      <w:pPr>
        <w:rPr>
          <w:rFonts w:ascii="Times New Roman" w:hAnsi="Times New Roman" w:cs="Times New Roman"/>
        </w:rPr>
      </w:pPr>
      <w:r w:rsidRPr="00DE5DEC">
        <w:rPr>
          <w:rFonts w:ascii="Times New Roman" w:hAnsi="Times New Roman" w:cs="Times New Roman"/>
        </w:rPr>
        <w:t xml:space="preserve">-       Statistics including most court coverage, fastest serve speed, ground strokes speed and consistency </w:t>
      </w:r>
    </w:p>
    <w:p w14:paraId="6121CDE6" w14:textId="77777777" w:rsidR="00DE5DEC" w:rsidRPr="00DE5DEC" w:rsidRDefault="00DE5DEC" w:rsidP="00DE5DEC">
      <w:pPr>
        <w:rPr>
          <w:rFonts w:ascii="Times New Roman" w:hAnsi="Times New Roman" w:cs="Times New Roman"/>
        </w:rPr>
      </w:pPr>
    </w:p>
    <w:p w14:paraId="68E4D27C" w14:textId="77777777" w:rsidR="00DE5DEC" w:rsidRPr="00DE5DEC" w:rsidRDefault="00DE5DEC" w:rsidP="00DE5DEC">
      <w:pPr>
        <w:rPr>
          <w:rFonts w:ascii="Times New Roman" w:hAnsi="Times New Roman" w:cs="Times New Roman"/>
          <w:color w:val="156082" w:themeColor="accent1"/>
        </w:rPr>
      </w:pPr>
      <w:r w:rsidRPr="00DE5DEC">
        <w:rPr>
          <w:rFonts w:ascii="Times New Roman" w:hAnsi="Times New Roman" w:cs="Times New Roman"/>
          <w:color w:val="156082" w:themeColor="accent1"/>
        </w:rPr>
        <w:t>- How would this data link to the research question?</w:t>
      </w:r>
    </w:p>
    <w:p w14:paraId="2D6BC866" w14:textId="77777777" w:rsidR="00DE5DEC" w:rsidRPr="00DE5DEC" w:rsidRDefault="00DE5DEC" w:rsidP="00DE5DEC">
      <w:pPr>
        <w:rPr>
          <w:rFonts w:ascii="Times New Roman" w:hAnsi="Times New Roman" w:cs="Times New Roman"/>
        </w:rPr>
      </w:pPr>
    </w:p>
    <w:p w14:paraId="1AF3B35E" w14:textId="77777777" w:rsidR="00DE5DEC" w:rsidRPr="00DE5DEC" w:rsidRDefault="00DE5DEC" w:rsidP="00DE5DEC">
      <w:pPr>
        <w:rPr>
          <w:rFonts w:ascii="Times New Roman" w:hAnsi="Times New Roman" w:cs="Times New Roman"/>
        </w:rPr>
      </w:pPr>
      <w:r w:rsidRPr="00DE5DEC">
        <w:rPr>
          <w:rFonts w:ascii="Times New Roman" w:hAnsi="Times New Roman" w:cs="Times New Roman"/>
        </w:rPr>
        <w:t xml:space="preserve">- The statistics will link specifically to other parameters of measurement, as there will be clear evidence supporting if it is the best form of measurement compared to UTR </w:t>
      </w:r>
    </w:p>
    <w:p w14:paraId="59CB1A8E" w14:textId="244A089D" w:rsidR="00DE5DEC" w:rsidRPr="00563D67" w:rsidRDefault="00DE5DEC" w:rsidP="00DE5DEC">
      <w:pPr>
        <w:rPr>
          <w:rFonts w:ascii="Times New Roman" w:hAnsi="Times New Roman" w:cs="Times New Roman"/>
        </w:rPr>
      </w:pPr>
      <w:r w:rsidRPr="00DE5DEC">
        <w:rPr>
          <w:rFonts w:ascii="Times New Roman" w:hAnsi="Times New Roman" w:cs="Times New Roman"/>
        </w:rPr>
        <w:t xml:space="preserve">- As the statistics will provide clear research for </w:t>
      </w:r>
      <w:r w:rsidR="00D62192">
        <w:rPr>
          <w:rFonts w:ascii="Times New Roman" w:hAnsi="Times New Roman" w:cs="Times New Roman"/>
        </w:rPr>
        <w:t xml:space="preserve">the </w:t>
      </w:r>
      <w:r w:rsidRPr="00DE5DEC">
        <w:rPr>
          <w:rFonts w:ascii="Times New Roman" w:hAnsi="Times New Roman" w:cs="Times New Roman"/>
        </w:rPr>
        <w:t>fastest serving speed, most consistent and highest UTR holder</w:t>
      </w:r>
    </w:p>
    <w:p w14:paraId="5A0DA68A" w14:textId="77777777" w:rsidR="00C43E2E" w:rsidRPr="00C43E2E" w:rsidRDefault="00C43E2E" w:rsidP="00C43E2E">
      <w:pPr>
        <w:rPr>
          <w:rFonts w:ascii="Times New Roman" w:hAnsi="Times New Roman" w:cs="Times New Roman"/>
        </w:rPr>
      </w:pPr>
    </w:p>
    <w:p w14:paraId="1E417D88" w14:textId="77777777" w:rsidR="00FC13C2" w:rsidRDefault="00FC13C2" w:rsidP="00FC13C2">
      <w:pPr>
        <w:rPr>
          <w:rFonts w:ascii="Times New Roman" w:hAnsi="Times New Roman" w:cs="Times New Roman"/>
        </w:rPr>
      </w:pPr>
    </w:p>
    <w:p w14:paraId="6E7E54C7" w14:textId="3975B0B8" w:rsidR="00FC13C2" w:rsidRDefault="00FC13C2" w:rsidP="00FC13C2">
      <w:pPr>
        <w:rPr>
          <w:rFonts w:ascii="Times New Roman" w:hAnsi="Times New Roman" w:cs="Times New Roman"/>
        </w:rPr>
      </w:pPr>
    </w:p>
    <w:sectPr w:rsidR="00FC13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tile-glyph-6bda40fc46">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0BF1"/>
    <w:multiLevelType w:val="multilevel"/>
    <w:tmpl w:val="78DAC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7C31C3"/>
    <w:multiLevelType w:val="multilevel"/>
    <w:tmpl w:val="75C6B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8F7994"/>
    <w:multiLevelType w:val="hybridMultilevel"/>
    <w:tmpl w:val="2892AFBA"/>
    <w:lvl w:ilvl="0" w:tplc="C84CBD2E">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3335237">
    <w:abstractNumId w:val="1"/>
  </w:num>
  <w:num w:numId="2" w16cid:durableId="580917090">
    <w:abstractNumId w:val="0"/>
  </w:num>
  <w:num w:numId="3" w16cid:durableId="90429789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ed Zafar">
    <w15:presenceInfo w15:providerId="AD" w15:userId="S::mohammed.zafar@overnewton.vic.edu.au::cf855a26-ee02-4f08-b011-5767ce3fe2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B36"/>
    <w:rsid w:val="00024208"/>
    <w:rsid w:val="00036C07"/>
    <w:rsid w:val="00265892"/>
    <w:rsid w:val="00274B36"/>
    <w:rsid w:val="002B06B0"/>
    <w:rsid w:val="00320A11"/>
    <w:rsid w:val="004526B1"/>
    <w:rsid w:val="00474417"/>
    <w:rsid w:val="004A5213"/>
    <w:rsid w:val="004B0BB4"/>
    <w:rsid w:val="004F4522"/>
    <w:rsid w:val="00504288"/>
    <w:rsid w:val="00525F95"/>
    <w:rsid w:val="00557C5D"/>
    <w:rsid w:val="00563D67"/>
    <w:rsid w:val="0059301B"/>
    <w:rsid w:val="00683EF7"/>
    <w:rsid w:val="006C61E1"/>
    <w:rsid w:val="007640FA"/>
    <w:rsid w:val="00796CAE"/>
    <w:rsid w:val="00825995"/>
    <w:rsid w:val="0085412E"/>
    <w:rsid w:val="00867C3A"/>
    <w:rsid w:val="008B0865"/>
    <w:rsid w:val="008F7906"/>
    <w:rsid w:val="00932A5C"/>
    <w:rsid w:val="009C61E9"/>
    <w:rsid w:val="00A31FCE"/>
    <w:rsid w:val="00A83B70"/>
    <w:rsid w:val="00AC01FD"/>
    <w:rsid w:val="00AD6E99"/>
    <w:rsid w:val="00B06A66"/>
    <w:rsid w:val="00B17AC1"/>
    <w:rsid w:val="00B27376"/>
    <w:rsid w:val="00C43E2E"/>
    <w:rsid w:val="00CC6A98"/>
    <w:rsid w:val="00D15EFC"/>
    <w:rsid w:val="00D23691"/>
    <w:rsid w:val="00D62192"/>
    <w:rsid w:val="00DC6197"/>
    <w:rsid w:val="00DE5DEC"/>
    <w:rsid w:val="00E44859"/>
    <w:rsid w:val="00E919AE"/>
    <w:rsid w:val="00F15E7D"/>
    <w:rsid w:val="00F439FA"/>
    <w:rsid w:val="00F76101"/>
    <w:rsid w:val="00FA15E8"/>
    <w:rsid w:val="00FC13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2F8D0"/>
  <w15:chartTrackingRefBased/>
  <w15:docId w15:val="{EB0F0315-C138-F147-BB23-C0B1F2D5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B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4B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4B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4B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4B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4B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4B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4B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4B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B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4B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4B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4B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4B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4B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4B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4B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4B36"/>
    <w:rPr>
      <w:rFonts w:eastAsiaTheme="majorEastAsia" w:cstheme="majorBidi"/>
      <w:color w:val="272727" w:themeColor="text1" w:themeTint="D8"/>
    </w:rPr>
  </w:style>
  <w:style w:type="paragraph" w:styleId="Title">
    <w:name w:val="Title"/>
    <w:basedOn w:val="Normal"/>
    <w:next w:val="Normal"/>
    <w:link w:val="TitleChar"/>
    <w:uiPriority w:val="10"/>
    <w:qFormat/>
    <w:rsid w:val="00274B3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4B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4B3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4B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4B3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4B36"/>
    <w:rPr>
      <w:i/>
      <w:iCs/>
      <w:color w:val="404040" w:themeColor="text1" w:themeTint="BF"/>
    </w:rPr>
  </w:style>
  <w:style w:type="paragraph" w:styleId="ListParagraph">
    <w:name w:val="List Paragraph"/>
    <w:basedOn w:val="Normal"/>
    <w:uiPriority w:val="34"/>
    <w:qFormat/>
    <w:rsid w:val="00274B36"/>
    <w:pPr>
      <w:ind w:left="720"/>
      <w:contextualSpacing/>
    </w:pPr>
  </w:style>
  <w:style w:type="character" w:styleId="IntenseEmphasis">
    <w:name w:val="Intense Emphasis"/>
    <w:basedOn w:val="DefaultParagraphFont"/>
    <w:uiPriority w:val="21"/>
    <w:qFormat/>
    <w:rsid w:val="00274B36"/>
    <w:rPr>
      <w:i/>
      <w:iCs/>
      <w:color w:val="0F4761" w:themeColor="accent1" w:themeShade="BF"/>
    </w:rPr>
  </w:style>
  <w:style w:type="paragraph" w:styleId="IntenseQuote">
    <w:name w:val="Intense Quote"/>
    <w:basedOn w:val="Normal"/>
    <w:next w:val="Normal"/>
    <w:link w:val="IntenseQuoteChar"/>
    <w:uiPriority w:val="30"/>
    <w:qFormat/>
    <w:rsid w:val="00274B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4B36"/>
    <w:rPr>
      <w:i/>
      <w:iCs/>
      <w:color w:val="0F4761" w:themeColor="accent1" w:themeShade="BF"/>
    </w:rPr>
  </w:style>
  <w:style w:type="character" w:styleId="IntenseReference">
    <w:name w:val="Intense Reference"/>
    <w:basedOn w:val="DefaultParagraphFont"/>
    <w:uiPriority w:val="32"/>
    <w:qFormat/>
    <w:rsid w:val="00274B36"/>
    <w:rPr>
      <w:b/>
      <w:bCs/>
      <w:smallCaps/>
      <w:color w:val="0F4761" w:themeColor="accent1" w:themeShade="BF"/>
      <w:spacing w:val="5"/>
    </w:rPr>
  </w:style>
  <w:style w:type="paragraph" w:styleId="NormalWeb">
    <w:name w:val="Normal (Web)"/>
    <w:basedOn w:val="Normal"/>
    <w:uiPriority w:val="99"/>
    <w:unhideWhenUsed/>
    <w:rsid w:val="00B06A66"/>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glyph-font">
    <w:name w:val="glyph-font"/>
    <w:basedOn w:val="DefaultParagraphFont"/>
    <w:rsid w:val="00B06A66"/>
  </w:style>
  <w:style w:type="character" w:styleId="Hyperlink">
    <w:name w:val="Hyperlink"/>
    <w:basedOn w:val="DefaultParagraphFont"/>
    <w:uiPriority w:val="99"/>
    <w:unhideWhenUsed/>
    <w:rsid w:val="002B06B0"/>
    <w:rPr>
      <w:color w:val="467886" w:themeColor="hyperlink"/>
      <w:u w:val="single"/>
    </w:rPr>
  </w:style>
  <w:style w:type="character" w:styleId="UnresolvedMention">
    <w:name w:val="Unresolved Mention"/>
    <w:basedOn w:val="DefaultParagraphFont"/>
    <w:uiPriority w:val="99"/>
    <w:semiHidden/>
    <w:unhideWhenUsed/>
    <w:rsid w:val="002B06B0"/>
    <w:rPr>
      <w:color w:val="605E5C"/>
      <w:shd w:val="clear" w:color="auto" w:fill="E1DFDD"/>
    </w:rPr>
  </w:style>
  <w:style w:type="character" w:styleId="FollowedHyperlink">
    <w:name w:val="FollowedHyperlink"/>
    <w:basedOn w:val="DefaultParagraphFont"/>
    <w:uiPriority w:val="99"/>
    <w:semiHidden/>
    <w:unhideWhenUsed/>
    <w:rsid w:val="002B06B0"/>
    <w:rPr>
      <w:color w:val="96607D" w:themeColor="followedHyperlink"/>
      <w:u w:val="single"/>
    </w:rPr>
  </w:style>
  <w:style w:type="paragraph" w:styleId="Revision">
    <w:name w:val="Revision"/>
    <w:hidden/>
    <w:uiPriority w:val="99"/>
    <w:semiHidden/>
    <w:rsid w:val="00F43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4430">
      <w:bodyDiv w:val="1"/>
      <w:marLeft w:val="0"/>
      <w:marRight w:val="0"/>
      <w:marTop w:val="0"/>
      <w:marBottom w:val="0"/>
      <w:divBdr>
        <w:top w:val="none" w:sz="0" w:space="0" w:color="auto"/>
        <w:left w:val="none" w:sz="0" w:space="0" w:color="auto"/>
        <w:bottom w:val="none" w:sz="0" w:space="0" w:color="auto"/>
        <w:right w:val="none" w:sz="0" w:space="0" w:color="auto"/>
      </w:divBdr>
    </w:div>
    <w:div w:id="141239617">
      <w:bodyDiv w:val="1"/>
      <w:marLeft w:val="0"/>
      <w:marRight w:val="0"/>
      <w:marTop w:val="0"/>
      <w:marBottom w:val="0"/>
      <w:divBdr>
        <w:top w:val="none" w:sz="0" w:space="0" w:color="auto"/>
        <w:left w:val="none" w:sz="0" w:space="0" w:color="auto"/>
        <w:bottom w:val="none" w:sz="0" w:space="0" w:color="auto"/>
        <w:right w:val="none" w:sz="0" w:space="0" w:color="auto"/>
      </w:divBdr>
    </w:div>
    <w:div w:id="999389747">
      <w:bodyDiv w:val="1"/>
      <w:marLeft w:val="0"/>
      <w:marRight w:val="0"/>
      <w:marTop w:val="0"/>
      <w:marBottom w:val="0"/>
      <w:divBdr>
        <w:top w:val="none" w:sz="0" w:space="0" w:color="auto"/>
        <w:left w:val="none" w:sz="0" w:space="0" w:color="auto"/>
        <w:bottom w:val="none" w:sz="0" w:space="0" w:color="auto"/>
        <w:right w:val="none" w:sz="0" w:space="0" w:color="auto"/>
      </w:divBdr>
    </w:div>
    <w:div w:id="1258365419">
      <w:bodyDiv w:val="1"/>
      <w:marLeft w:val="0"/>
      <w:marRight w:val="0"/>
      <w:marTop w:val="0"/>
      <w:marBottom w:val="0"/>
      <w:divBdr>
        <w:top w:val="none" w:sz="0" w:space="0" w:color="auto"/>
        <w:left w:val="none" w:sz="0" w:space="0" w:color="auto"/>
        <w:bottom w:val="none" w:sz="0" w:space="0" w:color="auto"/>
        <w:right w:val="none" w:sz="0" w:space="0" w:color="auto"/>
      </w:divBdr>
    </w:div>
    <w:div w:id="1557472611">
      <w:bodyDiv w:val="1"/>
      <w:marLeft w:val="0"/>
      <w:marRight w:val="0"/>
      <w:marTop w:val="0"/>
      <w:marBottom w:val="0"/>
      <w:divBdr>
        <w:top w:val="none" w:sz="0" w:space="0" w:color="auto"/>
        <w:left w:val="none" w:sz="0" w:space="0" w:color="auto"/>
        <w:bottom w:val="none" w:sz="0" w:space="0" w:color="auto"/>
        <w:right w:val="none" w:sz="0" w:space="0" w:color="auto"/>
      </w:divBdr>
    </w:div>
    <w:div w:id="1640920471">
      <w:bodyDiv w:val="1"/>
      <w:marLeft w:val="0"/>
      <w:marRight w:val="0"/>
      <w:marTop w:val="0"/>
      <w:marBottom w:val="0"/>
      <w:divBdr>
        <w:top w:val="none" w:sz="0" w:space="0" w:color="auto"/>
        <w:left w:val="none" w:sz="0" w:space="0" w:color="auto"/>
        <w:bottom w:val="none" w:sz="0" w:space="0" w:color="auto"/>
        <w:right w:val="none" w:sz="0" w:space="0" w:color="auto"/>
      </w:divBdr>
      <w:divsChild>
        <w:div w:id="815149769">
          <w:marLeft w:val="0"/>
          <w:marRight w:val="0"/>
          <w:marTop w:val="0"/>
          <w:marBottom w:val="0"/>
          <w:divBdr>
            <w:top w:val="none" w:sz="0" w:space="0" w:color="auto"/>
            <w:left w:val="none" w:sz="0" w:space="0" w:color="auto"/>
            <w:bottom w:val="none" w:sz="0" w:space="0" w:color="auto"/>
            <w:right w:val="none" w:sz="0" w:space="0" w:color="auto"/>
          </w:divBdr>
          <w:divsChild>
            <w:div w:id="515270688">
              <w:marLeft w:val="0"/>
              <w:marRight w:val="0"/>
              <w:marTop w:val="0"/>
              <w:marBottom w:val="0"/>
              <w:divBdr>
                <w:top w:val="none" w:sz="0" w:space="0" w:color="auto"/>
                <w:left w:val="none" w:sz="0" w:space="0" w:color="auto"/>
                <w:bottom w:val="none" w:sz="0" w:space="0" w:color="auto"/>
                <w:right w:val="none" w:sz="0" w:space="0" w:color="auto"/>
              </w:divBdr>
              <w:divsChild>
                <w:div w:id="2008290900">
                  <w:marLeft w:val="0"/>
                  <w:marRight w:val="0"/>
                  <w:marTop w:val="0"/>
                  <w:marBottom w:val="0"/>
                  <w:divBdr>
                    <w:top w:val="none" w:sz="0" w:space="0" w:color="auto"/>
                    <w:left w:val="none" w:sz="0" w:space="0" w:color="auto"/>
                    <w:bottom w:val="none" w:sz="0" w:space="0" w:color="auto"/>
                    <w:right w:val="none" w:sz="0" w:space="0" w:color="auto"/>
                  </w:divBdr>
                  <w:divsChild>
                    <w:div w:id="12655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29215">
          <w:marLeft w:val="0"/>
          <w:marRight w:val="0"/>
          <w:marTop w:val="0"/>
          <w:marBottom w:val="30"/>
          <w:divBdr>
            <w:top w:val="single" w:sz="12" w:space="0" w:color="E3E7EF"/>
            <w:left w:val="none" w:sz="0" w:space="0" w:color="auto"/>
            <w:bottom w:val="none" w:sz="0" w:space="0" w:color="auto"/>
            <w:right w:val="none" w:sz="0" w:space="0" w:color="auto"/>
          </w:divBdr>
        </w:div>
      </w:divsChild>
    </w:div>
    <w:div w:id="2121097827">
      <w:bodyDiv w:val="1"/>
      <w:marLeft w:val="0"/>
      <w:marRight w:val="0"/>
      <w:marTop w:val="0"/>
      <w:marBottom w:val="0"/>
      <w:divBdr>
        <w:top w:val="none" w:sz="0" w:space="0" w:color="auto"/>
        <w:left w:val="none" w:sz="0" w:space="0" w:color="auto"/>
        <w:bottom w:val="none" w:sz="0" w:space="0" w:color="auto"/>
        <w:right w:val="none" w:sz="0" w:space="0" w:color="auto"/>
      </w:divBdr>
      <w:divsChild>
        <w:div w:id="442575782">
          <w:marLeft w:val="0"/>
          <w:marRight w:val="0"/>
          <w:marTop w:val="0"/>
          <w:marBottom w:val="0"/>
          <w:divBdr>
            <w:top w:val="none" w:sz="0" w:space="0" w:color="auto"/>
            <w:left w:val="none" w:sz="0" w:space="0" w:color="auto"/>
            <w:bottom w:val="none" w:sz="0" w:space="0" w:color="auto"/>
            <w:right w:val="none" w:sz="0" w:space="0" w:color="auto"/>
          </w:divBdr>
          <w:divsChild>
            <w:div w:id="468986093">
              <w:marLeft w:val="0"/>
              <w:marRight w:val="0"/>
              <w:marTop w:val="0"/>
              <w:marBottom w:val="0"/>
              <w:divBdr>
                <w:top w:val="none" w:sz="0" w:space="0" w:color="auto"/>
                <w:left w:val="none" w:sz="0" w:space="0" w:color="auto"/>
                <w:bottom w:val="none" w:sz="0" w:space="0" w:color="auto"/>
                <w:right w:val="none" w:sz="0" w:space="0" w:color="auto"/>
              </w:divBdr>
              <w:divsChild>
                <w:div w:id="386077054">
                  <w:marLeft w:val="0"/>
                  <w:marRight w:val="0"/>
                  <w:marTop w:val="0"/>
                  <w:marBottom w:val="0"/>
                  <w:divBdr>
                    <w:top w:val="none" w:sz="0" w:space="0" w:color="auto"/>
                    <w:left w:val="none" w:sz="0" w:space="0" w:color="auto"/>
                    <w:bottom w:val="none" w:sz="0" w:space="0" w:color="auto"/>
                    <w:right w:val="none" w:sz="0" w:space="0" w:color="auto"/>
                  </w:divBdr>
                  <w:divsChild>
                    <w:div w:id="1573733251">
                      <w:marLeft w:val="0"/>
                      <w:marRight w:val="0"/>
                      <w:marTop w:val="0"/>
                      <w:marBottom w:val="0"/>
                      <w:divBdr>
                        <w:top w:val="none" w:sz="0" w:space="0" w:color="auto"/>
                        <w:left w:val="none" w:sz="0" w:space="0" w:color="auto"/>
                        <w:bottom w:val="none" w:sz="0" w:space="0" w:color="auto"/>
                        <w:right w:val="none" w:sz="0" w:space="0" w:color="auto"/>
                      </w:divBdr>
                      <w:divsChild>
                        <w:div w:id="564603255">
                          <w:marLeft w:val="0"/>
                          <w:marRight w:val="0"/>
                          <w:marTop w:val="0"/>
                          <w:marBottom w:val="0"/>
                          <w:divBdr>
                            <w:top w:val="none" w:sz="0" w:space="0" w:color="auto"/>
                            <w:left w:val="none" w:sz="0" w:space="0" w:color="auto"/>
                            <w:bottom w:val="none" w:sz="0" w:space="0" w:color="auto"/>
                            <w:right w:val="none" w:sz="0" w:space="0" w:color="auto"/>
                          </w:divBdr>
                          <w:divsChild>
                            <w:div w:id="11959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100498">
          <w:marLeft w:val="0"/>
          <w:marRight w:val="0"/>
          <w:marTop w:val="0"/>
          <w:marBottom w:val="0"/>
          <w:divBdr>
            <w:top w:val="none" w:sz="0" w:space="0" w:color="auto"/>
            <w:left w:val="none" w:sz="0" w:space="0" w:color="auto"/>
            <w:bottom w:val="none" w:sz="0" w:space="0" w:color="auto"/>
            <w:right w:val="none" w:sz="0" w:space="0" w:color="auto"/>
          </w:divBdr>
          <w:divsChild>
            <w:div w:id="1166045870">
              <w:marLeft w:val="0"/>
              <w:marRight w:val="0"/>
              <w:marTop w:val="0"/>
              <w:marBottom w:val="0"/>
              <w:divBdr>
                <w:top w:val="none" w:sz="0" w:space="0" w:color="auto"/>
                <w:left w:val="none" w:sz="0" w:space="0" w:color="auto"/>
                <w:bottom w:val="none" w:sz="0" w:space="0" w:color="auto"/>
                <w:right w:val="none" w:sz="0" w:space="0" w:color="auto"/>
              </w:divBdr>
              <w:divsChild>
                <w:div w:id="837817103">
                  <w:marLeft w:val="0"/>
                  <w:marRight w:val="0"/>
                  <w:marTop w:val="0"/>
                  <w:marBottom w:val="0"/>
                  <w:divBdr>
                    <w:top w:val="none" w:sz="0" w:space="0" w:color="auto"/>
                    <w:left w:val="none" w:sz="0" w:space="0" w:color="auto"/>
                    <w:bottom w:val="none" w:sz="0" w:space="0" w:color="auto"/>
                    <w:right w:val="none" w:sz="0" w:space="0" w:color="auto"/>
                  </w:divBdr>
                  <w:divsChild>
                    <w:div w:id="371809094">
                      <w:marLeft w:val="0"/>
                      <w:marRight w:val="0"/>
                      <w:marTop w:val="0"/>
                      <w:marBottom w:val="0"/>
                      <w:divBdr>
                        <w:top w:val="none" w:sz="0" w:space="0" w:color="auto"/>
                        <w:left w:val="none" w:sz="0" w:space="0" w:color="auto"/>
                        <w:bottom w:val="none" w:sz="0" w:space="0" w:color="auto"/>
                        <w:right w:val="none" w:sz="0" w:space="0" w:color="auto"/>
                      </w:divBdr>
                      <w:divsChild>
                        <w:div w:id="1935628164">
                          <w:marLeft w:val="0"/>
                          <w:marRight w:val="0"/>
                          <w:marTop w:val="0"/>
                          <w:marBottom w:val="0"/>
                          <w:divBdr>
                            <w:top w:val="none" w:sz="0" w:space="0" w:color="auto"/>
                            <w:left w:val="none" w:sz="0" w:space="0" w:color="auto"/>
                            <w:bottom w:val="none" w:sz="0" w:space="0" w:color="auto"/>
                            <w:right w:val="none" w:sz="0" w:space="0" w:color="auto"/>
                          </w:divBdr>
                          <w:divsChild>
                            <w:div w:id="585310243">
                              <w:marLeft w:val="0"/>
                              <w:marRight w:val="0"/>
                              <w:marTop w:val="0"/>
                              <w:marBottom w:val="0"/>
                              <w:divBdr>
                                <w:top w:val="none" w:sz="0" w:space="0" w:color="auto"/>
                                <w:left w:val="none" w:sz="0" w:space="0" w:color="auto"/>
                                <w:bottom w:val="none" w:sz="0" w:space="0" w:color="auto"/>
                                <w:right w:val="none" w:sz="0" w:space="0" w:color="auto"/>
                              </w:divBdr>
                              <w:divsChild>
                                <w:div w:id="3170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95771">
                      <w:marLeft w:val="0"/>
                      <w:marRight w:val="0"/>
                      <w:marTop w:val="0"/>
                      <w:marBottom w:val="0"/>
                      <w:divBdr>
                        <w:top w:val="none" w:sz="0" w:space="0" w:color="auto"/>
                        <w:left w:val="none" w:sz="0" w:space="0" w:color="auto"/>
                        <w:bottom w:val="none" w:sz="0" w:space="0" w:color="auto"/>
                        <w:right w:val="none" w:sz="0" w:space="0" w:color="auto"/>
                      </w:divBdr>
                      <w:divsChild>
                        <w:div w:id="1538616816">
                          <w:marLeft w:val="0"/>
                          <w:marRight w:val="0"/>
                          <w:marTop w:val="0"/>
                          <w:marBottom w:val="0"/>
                          <w:divBdr>
                            <w:top w:val="none" w:sz="0" w:space="0" w:color="auto"/>
                            <w:left w:val="none" w:sz="0" w:space="0" w:color="auto"/>
                            <w:bottom w:val="none" w:sz="0" w:space="0" w:color="auto"/>
                            <w:right w:val="none" w:sz="0" w:space="0" w:color="auto"/>
                          </w:divBdr>
                          <w:divsChild>
                            <w:div w:id="9765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1443E-3286-084C-AAA3-884D632C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9</Pages>
  <Words>1999</Words>
  <Characters>11396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Zafar</dc:creator>
  <cp:keywords/>
  <dc:description/>
  <cp:lastModifiedBy>Mohammed Zafar</cp:lastModifiedBy>
  <cp:revision>9</cp:revision>
  <dcterms:created xsi:type="dcterms:W3CDTF">2024-04-19T05:16:00Z</dcterms:created>
  <dcterms:modified xsi:type="dcterms:W3CDTF">2024-04-30T04:08:00Z</dcterms:modified>
</cp:coreProperties>
</file>